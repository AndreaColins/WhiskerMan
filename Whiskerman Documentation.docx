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F43" w:rsidRDefault="00B33F43" w:rsidP="00C20472">
      <w:pPr>
        <w:jc w:val="center"/>
        <w:rPr>
          <w:rFonts w:asciiTheme="majorHAnsi" w:hAnsiTheme="majorHAnsi"/>
          <w:sz w:val="32"/>
          <w:szCs w:val="32"/>
        </w:rPr>
      </w:pPr>
      <w:proofErr w:type="spellStart"/>
      <w:r>
        <w:rPr>
          <w:rFonts w:asciiTheme="majorHAnsi" w:hAnsiTheme="majorHAnsi"/>
          <w:sz w:val="32"/>
          <w:szCs w:val="32"/>
        </w:rPr>
        <w:t>WhiskerMan</w:t>
      </w:r>
      <w:proofErr w:type="spellEnd"/>
      <w:r>
        <w:rPr>
          <w:rFonts w:asciiTheme="majorHAnsi" w:hAnsiTheme="majorHAnsi"/>
          <w:sz w:val="32"/>
          <w:szCs w:val="32"/>
        </w:rPr>
        <w:t>: Getting started</w:t>
      </w:r>
    </w:p>
    <w:p w:rsidR="003B08B2" w:rsidRDefault="003B08B2" w:rsidP="003B08B2">
      <w:pPr>
        <w:pStyle w:val="ListParagraph"/>
        <w:numPr>
          <w:ilvl w:val="0"/>
          <w:numId w:val="11"/>
        </w:numPr>
        <w:rPr>
          <w:b/>
          <w:sz w:val="28"/>
          <w:szCs w:val="32"/>
        </w:rPr>
      </w:pPr>
      <w:r>
        <w:rPr>
          <w:b/>
          <w:sz w:val="28"/>
          <w:szCs w:val="32"/>
        </w:rPr>
        <w:t xml:space="preserve">Open </w:t>
      </w:r>
      <w:proofErr w:type="spellStart"/>
      <w:r>
        <w:rPr>
          <w:b/>
          <w:sz w:val="28"/>
          <w:szCs w:val="32"/>
        </w:rPr>
        <w:t>Whi</w:t>
      </w:r>
      <w:r w:rsidR="00F64112">
        <w:rPr>
          <w:b/>
          <w:sz w:val="28"/>
          <w:szCs w:val="32"/>
        </w:rPr>
        <w:t>s</w:t>
      </w:r>
      <w:r>
        <w:rPr>
          <w:b/>
          <w:sz w:val="28"/>
          <w:szCs w:val="32"/>
        </w:rPr>
        <w:t>kerMan</w:t>
      </w:r>
      <w:proofErr w:type="spellEnd"/>
      <w:r>
        <w:rPr>
          <w:b/>
          <w:sz w:val="28"/>
          <w:szCs w:val="32"/>
        </w:rPr>
        <w:t xml:space="preserve"> </w:t>
      </w:r>
    </w:p>
    <w:p w:rsidR="00F64112" w:rsidRDefault="00F64112" w:rsidP="00F64112">
      <w:pPr>
        <w:pStyle w:val="ListParagraph"/>
        <w:ind w:left="360"/>
        <w:rPr>
          <w:b/>
          <w:sz w:val="28"/>
          <w:szCs w:val="32"/>
        </w:rPr>
      </w:pPr>
    </w:p>
    <w:p w:rsidR="003B08B2" w:rsidRPr="00F64112" w:rsidRDefault="003B08B2" w:rsidP="00F64112">
      <w:pPr>
        <w:pStyle w:val="ListParagraph"/>
        <w:numPr>
          <w:ilvl w:val="1"/>
          <w:numId w:val="14"/>
        </w:numPr>
      </w:pPr>
      <w:r>
        <w:t>Extract</w:t>
      </w:r>
      <w:r w:rsidRPr="003B08B2">
        <w:t xml:space="preserve"> </w:t>
      </w:r>
      <w:proofErr w:type="spellStart"/>
      <w:proofErr w:type="gramStart"/>
      <w:r>
        <w:t>Whikerman</w:t>
      </w:r>
      <w:proofErr w:type="spellEnd"/>
      <w:r>
        <w:t xml:space="preserve">  to</w:t>
      </w:r>
      <w:proofErr w:type="gramEnd"/>
      <w:r>
        <w:t xml:space="preserve"> a folder </w:t>
      </w:r>
      <w:r w:rsidRPr="003B08B2">
        <w:t>(e.g. "C:\</w:t>
      </w:r>
      <w:r>
        <w:t>user\whikerman</w:t>
      </w:r>
      <w:r w:rsidRPr="003B08B2">
        <w:t xml:space="preserve"> </w:t>
      </w:r>
      <w:r>
        <w:t>")</w:t>
      </w:r>
      <w:ins w:id="0" w:author="Andrea Colins Rodriguez" w:date="2018-05-23T11:02:00Z">
        <w:r w:rsidR="002D15A2">
          <w:t>.</w:t>
        </w:r>
      </w:ins>
    </w:p>
    <w:p w:rsidR="00944610" w:rsidRDefault="00944610" w:rsidP="00F64112">
      <w:pPr>
        <w:pStyle w:val="ListParagraph"/>
        <w:numPr>
          <w:ilvl w:val="1"/>
          <w:numId w:val="14"/>
        </w:numPr>
      </w:pPr>
      <w:r>
        <w:t xml:space="preserve">Within </w:t>
      </w:r>
      <w:proofErr w:type="spellStart"/>
      <w:r>
        <w:t>Matlab</w:t>
      </w:r>
      <w:proofErr w:type="spellEnd"/>
      <w:r>
        <w:t>, add this folder to the current path (</w:t>
      </w:r>
      <w:proofErr w:type="spellStart"/>
      <w:r>
        <w:t>e.g</w:t>
      </w:r>
      <w:proofErr w:type="spellEnd"/>
      <w:r>
        <w:t xml:space="preserve"> </w:t>
      </w:r>
      <w:proofErr w:type="spellStart"/>
      <w:proofErr w:type="gramStart"/>
      <w:r>
        <w:t>addpath</w:t>
      </w:r>
      <w:proofErr w:type="spellEnd"/>
      <w:r>
        <w:t>(</w:t>
      </w:r>
      <w:proofErr w:type="gramEnd"/>
      <w:r>
        <w:t>‘C:\</w:t>
      </w:r>
      <w:r w:rsidRPr="003B08B2">
        <w:t xml:space="preserve"> </w:t>
      </w:r>
      <w:r>
        <w:t>user\</w:t>
      </w:r>
      <w:proofErr w:type="spellStart"/>
      <w:r>
        <w:t>whikerman</w:t>
      </w:r>
      <w:proofErr w:type="spellEnd"/>
      <w:r>
        <w:t>’)).</w:t>
      </w:r>
    </w:p>
    <w:p w:rsidR="009849D6" w:rsidRDefault="00944610" w:rsidP="00F64112">
      <w:pPr>
        <w:pStyle w:val="ListParagraph"/>
        <w:numPr>
          <w:ilvl w:val="1"/>
          <w:numId w:val="14"/>
        </w:numPr>
      </w:pPr>
      <w:r>
        <w:t xml:space="preserve">Make </w:t>
      </w:r>
      <w:proofErr w:type="gramStart"/>
      <w:r>
        <w:t xml:space="preserve">a </w:t>
      </w:r>
      <w:r w:rsidR="009849D6">
        <w:t xml:space="preserve"> folder</w:t>
      </w:r>
      <w:proofErr w:type="gramEnd"/>
      <w:r w:rsidR="009849D6">
        <w:t xml:space="preserve"> that contain</w:t>
      </w:r>
      <w:r>
        <w:t>s</w:t>
      </w:r>
      <w:r w:rsidR="009849D6">
        <w:t xml:space="preserve"> the horizontal </w:t>
      </w:r>
      <w:r>
        <w:t xml:space="preserve">view </w:t>
      </w:r>
      <w:r w:rsidR="009849D6">
        <w:t>videos (e.g. cd ‘C:\</w:t>
      </w:r>
      <w:proofErr w:type="spellStart"/>
      <w:r w:rsidR="009849D6">
        <w:t>ExampleH</w:t>
      </w:r>
      <w:proofErr w:type="spellEnd"/>
      <w:r w:rsidR="009849D6">
        <w:t xml:space="preserve">’). </w:t>
      </w:r>
      <w:r>
        <w:t>Withi</w:t>
      </w:r>
      <w:r w:rsidR="009849D6">
        <w:t>n this folder</w:t>
      </w:r>
      <w:r>
        <w:t xml:space="preserve">, </w:t>
      </w:r>
      <w:r w:rsidR="005C1B75">
        <w:t>create</w:t>
      </w:r>
      <w:r>
        <w:t xml:space="preserve"> </w:t>
      </w:r>
      <w:r w:rsidR="009849D6">
        <w:t>a sub-folder called “</w:t>
      </w:r>
      <w:proofErr w:type="spellStart"/>
      <w:r w:rsidR="009849D6">
        <w:t>vertical_view</w:t>
      </w:r>
      <w:proofErr w:type="spellEnd"/>
      <w:r w:rsidR="009849D6">
        <w:t xml:space="preserve">” </w:t>
      </w:r>
      <w:r w:rsidR="005C1B75">
        <w:t xml:space="preserve">(the name must be exactly this) </w:t>
      </w:r>
      <w:r w:rsidR="009849D6">
        <w:t xml:space="preserve">containing the vertical </w:t>
      </w:r>
      <w:r>
        <w:t xml:space="preserve">view </w:t>
      </w:r>
      <w:r w:rsidR="009849D6">
        <w:t>videos</w:t>
      </w:r>
      <w:r>
        <w:t>.</w:t>
      </w:r>
      <w:del w:id="1" w:author="Rasmus Petersen" w:date="2018-05-22T15:01:00Z">
        <w:r w:rsidR="009849D6" w:rsidDel="00944610">
          <w:delText xml:space="preserve"> </w:delText>
        </w:r>
      </w:del>
    </w:p>
    <w:p w:rsidR="007C7AD3" w:rsidRDefault="00944610" w:rsidP="00944610">
      <w:pPr>
        <w:pStyle w:val="ListParagraph"/>
        <w:numPr>
          <w:ilvl w:val="1"/>
          <w:numId w:val="14"/>
        </w:numPr>
      </w:pPr>
      <w:r>
        <w:t xml:space="preserve">Within </w:t>
      </w:r>
      <w:proofErr w:type="spellStart"/>
      <w:r>
        <w:t>Matlab</w:t>
      </w:r>
      <w:proofErr w:type="spellEnd"/>
      <w:r>
        <w:t>, “Cd” to the folder containing the horizontal view videos and enter ‘</w:t>
      </w:r>
      <w:proofErr w:type="spellStart"/>
      <w:r>
        <w:t>WhikerMan</w:t>
      </w:r>
      <w:proofErr w:type="spellEnd"/>
      <w:r>
        <w:t xml:space="preserve">’ on the command line.  A </w:t>
      </w:r>
      <w:r w:rsidR="00F64112">
        <w:t xml:space="preserve">GUI </w:t>
      </w:r>
      <w:r>
        <w:t xml:space="preserve">resembling the following should </w:t>
      </w:r>
      <w:r w:rsidR="00F64112">
        <w:t>appear</w:t>
      </w:r>
      <w:r w:rsidR="007C7AD3">
        <w:t>.</w:t>
      </w:r>
    </w:p>
    <w:p w:rsidR="007C7AD3" w:rsidRDefault="007C7AD3" w:rsidP="007C7AD3">
      <w:pPr>
        <w:pStyle w:val="ListParagraph"/>
        <w:ind w:left="792"/>
      </w:pPr>
      <w:r>
        <w:rPr>
          <w:noProof/>
          <w:lang w:eastAsia="en-GB"/>
        </w:rPr>
        <w:drawing>
          <wp:inline distT="0" distB="0" distL="0" distR="0" wp14:anchorId="44626217" wp14:editId="0D59DB09">
            <wp:extent cx="5107929" cy="439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999" r="251" b="3922"/>
                    <a:stretch/>
                  </pic:blipFill>
                  <pic:spPr bwMode="auto">
                    <a:xfrm>
                      <a:off x="0" y="0"/>
                      <a:ext cx="5107818" cy="4390929"/>
                    </a:xfrm>
                    <a:prstGeom prst="rect">
                      <a:avLst/>
                    </a:prstGeom>
                    <a:ln>
                      <a:noFill/>
                    </a:ln>
                    <a:extLst>
                      <a:ext uri="{53640926-AAD7-44D8-BBD7-CCE9431645EC}">
                        <a14:shadowObscured xmlns:a14="http://schemas.microsoft.com/office/drawing/2010/main"/>
                      </a:ext>
                    </a:extLst>
                  </pic:spPr>
                </pic:pic>
              </a:graphicData>
            </a:graphic>
          </wp:inline>
        </w:drawing>
      </w:r>
    </w:p>
    <w:p w:rsidR="00F64112" w:rsidRDefault="00F64112" w:rsidP="007C7AD3">
      <w:pPr>
        <w:pStyle w:val="ListParagraph"/>
        <w:ind w:left="792"/>
      </w:pPr>
    </w:p>
    <w:p w:rsidR="005F7D7A" w:rsidRDefault="00052370" w:rsidP="005F7D7A">
      <w:pPr>
        <w:pStyle w:val="ListParagraph"/>
        <w:numPr>
          <w:ilvl w:val="0"/>
          <w:numId w:val="11"/>
        </w:numPr>
        <w:rPr>
          <w:b/>
          <w:sz w:val="28"/>
          <w:szCs w:val="32"/>
        </w:rPr>
      </w:pPr>
      <w:r>
        <w:rPr>
          <w:b/>
          <w:sz w:val="28"/>
          <w:szCs w:val="32"/>
        </w:rPr>
        <w:t>2D tracking</w:t>
      </w:r>
    </w:p>
    <w:p w:rsidR="005F7D7A" w:rsidRPr="005F7D7A" w:rsidRDefault="005F7D7A" w:rsidP="005F7D7A">
      <w:pPr>
        <w:pStyle w:val="ListParagraph"/>
        <w:ind w:left="360"/>
        <w:rPr>
          <w:b/>
          <w:sz w:val="28"/>
          <w:szCs w:val="32"/>
        </w:rPr>
      </w:pPr>
    </w:p>
    <w:p w:rsidR="005F7D7A" w:rsidRDefault="002D15A2" w:rsidP="00052370">
      <w:pPr>
        <w:pStyle w:val="ListParagraph"/>
        <w:numPr>
          <w:ilvl w:val="1"/>
          <w:numId w:val="11"/>
        </w:numPr>
      </w:pPr>
      <w:r>
        <w:t xml:space="preserve">Select </w:t>
      </w:r>
      <w:r w:rsidR="005F7D7A">
        <w:t>“2D tracking”</w:t>
      </w:r>
    </w:p>
    <w:p w:rsidR="00052370" w:rsidRDefault="00052370" w:rsidP="00052370">
      <w:pPr>
        <w:pStyle w:val="ListParagraph"/>
        <w:numPr>
          <w:ilvl w:val="1"/>
          <w:numId w:val="11"/>
        </w:numPr>
      </w:pPr>
      <w:r w:rsidRPr="003B08B2">
        <w:t xml:space="preserve">Select the video </w:t>
      </w:r>
      <w:r>
        <w:t>to be tracked using the “Choose H video” menu.</w:t>
      </w:r>
    </w:p>
    <w:p w:rsidR="00052370" w:rsidRDefault="00052370" w:rsidP="00052370">
      <w:pPr>
        <w:pStyle w:val="ListParagraph"/>
        <w:numPr>
          <w:ilvl w:val="1"/>
          <w:numId w:val="11"/>
        </w:numPr>
      </w:pPr>
      <w:r>
        <w:t>Define the whiskers to be tracked in the “identification of the whiskers” section. To do this, write the name of the first whisker and define the energy threshold for the whisker. To add another whisker, press “add whisker” and complete the information of the following whisker.</w:t>
      </w:r>
    </w:p>
    <w:p w:rsidR="00052370" w:rsidRDefault="00052370" w:rsidP="00052370">
      <w:pPr>
        <w:pStyle w:val="ListParagraph"/>
        <w:numPr>
          <w:ilvl w:val="1"/>
          <w:numId w:val="11"/>
        </w:numPr>
      </w:pPr>
      <w:r>
        <w:lastRenderedPageBreak/>
        <w:t xml:space="preserve"> Press “Fit snakes” to start the tracking of the first frame. </w:t>
      </w:r>
      <w:proofErr w:type="spellStart"/>
      <w:r>
        <w:t>Whikerman</w:t>
      </w:r>
      <w:proofErr w:type="spellEnd"/>
      <w:r>
        <w:t xml:space="preserve"> will prompt the user to initialise the control points of the whiskers highlighting the position of the cursor. To define the control points, select, using mouse clicks, the first, second and third control point of the Bezier curve in the horizontal view (starting with that closest to the snout). If more than one whisker were defined, follow the same procedure for the next whiskers.</w:t>
      </w:r>
    </w:p>
    <w:p w:rsidR="00052370" w:rsidRDefault="00052370" w:rsidP="00052370">
      <w:pPr>
        <w:pStyle w:val="ListParagraph"/>
        <w:numPr>
          <w:ilvl w:val="1"/>
          <w:numId w:val="11"/>
        </w:numPr>
      </w:pPr>
      <w:proofErr w:type="spellStart"/>
      <w:r>
        <w:t>Whikerman</w:t>
      </w:r>
      <w:proofErr w:type="spellEnd"/>
      <w:r>
        <w:t xml:space="preserve"> will show the tracking of the first frame and will move to the next frame. To track the current frame, press “Fit snakes”. Alternatively, select “Continuous tracking” and then press “Fit snakes”, in which case the tracking proceeds automatically from frame to frame until: a) “Continuous tracking” is deselected, b) the end of the video is reached or c) tracking fails for all selected whiskers.</w:t>
      </w:r>
    </w:p>
    <w:p w:rsidR="00052370" w:rsidRPr="00052370" w:rsidRDefault="00052370" w:rsidP="00052370">
      <w:pPr>
        <w:pStyle w:val="ListParagraph"/>
        <w:ind w:left="792"/>
      </w:pPr>
    </w:p>
    <w:p w:rsidR="007C7AD3" w:rsidRDefault="00B33F43" w:rsidP="007C7AD3">
      <w:pPr>
        <w:pStyle w:val="ListParagraph"/>
        <w:numPr>
          <w:ilvl w:val="0"/>
          <w:numId w:val="11"/>
        </w:numPr>
        <w:rPr>
          <w:b/>
          <w:sz w:val="28"/>
          <w:szCs w:val="32"/>
        </w:rPr>
      </w:pPr>
      <w:r w:rsidRPr="00B33F43">
        <w:rPr>
          <w:b/>
          <w:sz w:val="28"/>
          <w:szCs w:val="32"/>
        </w:rPr>
        <w:t>3D tracking</w:t>
      </w:r>
    </w:p>
    <w:p w:rsidR="00EF7BE6" w:rsidRDefault="00EF7BE6" w:rsidP="00EF7BE6">
      <w:pPr>
        <w:pStyle w:val="ListParagraph"/>
        <w:ind w:left="360"/>
        <w:rPr>
          <w:ins w:id="2" w:author="Rasmus Petersen" w:date="2018-05-22T15:11:00Z"/>
          <w:b/>
          <w:sz w:val="28"/>
          <w:szCs w:val="32"/>
        </w:rPr>
      </w:pPr>
    </w:p>
    <w:p w:rsidR="005C1B75" w:rsidRDefault="00B9705C" w:rsidP="00EF7BE6">
      <w:pPr>
        <w:pStyle w:val="ListParagraph"/>
        <w:ind w:left="360"/>
        <w:rPr>
          <w:ins w:id="3" w:author="Rasmus Petersen" w:date="2018-05-22T15:11:00Z"/>
          <w:b/>
          <w:sz w:val="28"/>
          <w:szCs w:val="32"/>
        </w:rPr>
      </w:pPr>
      <w:ins w:id="4" w:author="Rasmus Petersen" w:date="2018-05-22T16:18:00Z">
        <w:r>
          <w:rPr>
            <w:b/>
            <w:sz w:val="28"/>
            <w:szCs w:val="32"/>
          </w:rPr>
          <w:t>Requirements</w:t>
        </w:r>
      </w:ins>
      <w:ins w:id="5" w:author="Rasmus Petersen" w:date="2018-05-22T15:11:00Z">
        <w:r w:rsidR="005C1B75">
          <w:rPr>
            <w:b/>
            <w:sz w:val="28"/>
            <w:szCs w:val="32"/>
          </w:rPr>
          <w:t>:</w:t>
        </w:r>
      </w:ins>
    </w:p>
    <w:p w:rsidR="005C1B75" w:rsidRDefault="005C1B75" w:rsidP="00147706">
      <w:pPr>
        <w:pStyle w:val="ListParagraph"/>
        <w:numPr>
          <w:ilvl w:val="0"/>
          <w:numId w:val="27"/>
        </w:numPr>
        <w:rPr>
          <w:ins w:id="6" w:author="Rasmus Petersen" w:date="2018-05-22T16:08:00Z"/>
          <w:b/>
          <w:sz w:val="28"/>
          <w:szCs w:val="32"/>
        </w:rPr>
      </w:pPr>
      <w:ins w:id="7" w:author="Rasmus Petersen" w:date="2018-05-22T15:12:00Z">
        <w:r>
          <w:rPr>
            <w:b/>
            <w:sz w:val="28"/>
            <w:szCs w:val="32"/>
          </w:rPr>
          <w:t>One or more pairs of videos</w:t>
        </w:r>
      </w:ins>
      <w:ins w:id="8" w:author="Rasmus Petersen" w:date="2018-05-22T16:07:00Z">
        <w:r w:rsidR="00A06EE7">
          <w:rPr>
            <w:b/>
            <w:sz w:val="28"/>
            <w:szCs w:val="32"/>
          </w:rPr>
          <w:t>,</w:t>
        </w:r>
      </w:ins>
      <w:ins w:id="9" w:author="Rasmus Petersen" w:date="2018-05-22T15:13:00Z">
        <w:r>
          <w:rPr>
            <w:b/>
            <w:sz w:val="28"/>
            <w:szCs w:val="32"/>
          </w:rPr>
          <w:t xml:space="preserve"> with each pair consisting of </w:t>
        </w:r>
      </w:ins>
      <w:ins w:id="10" w:author="Rasmus Petersen" w:date="2018-05-22T15:14:00Z">
        <w:r>
          <w:rPr>
            <w:b/>
            <w:sz w:val="28"/>
            <w:szCs w:val="32"/>
          </w:rPr>
          <w:t xml:space="preserve">a </w:t>
        </w:r>
      </w:ins>
      <w:ins w:id="11" w:author="Rasmus Petersen" w:date="2018-05-22T15:12:00Z">
        <w:r>
          <w:rPr>
            <w:b/>
            <w:sz w:val="28"/>
            <w:szCs w:val="32"/>
          </w:rPr>
          <w:t xml:space="preserve">horizontal </w:t>
        </w:r>
      </w:ins>
      <w:ins w:id="12" w:author="Rasmus Petersen" w:date="2018-05-22T15:14:00Z">
        <w:r>
          <w:rPr>
            <w:b/>
            <w:sz w:val="28"/>
            <w:szCs w:val="32"/>
          </w:rPr>
          <w:t xml:space="preserve">view of the mouse </w:t>
        </w:r>
      </w:ins>
      <w:ins w:id="13" w:author="Rasmus Petersen" w:date="2018-05-22T15:13:00Z">
        <w:r>
          <w:rPr>
            <w:b/>
            <w:sz w:val="28"/>
            <w:szCs w:val="32"/>
          </w:rPr>
          <w:t>and</w:t>
        </w:r>
      </w:ins>
      <w:ins w:id="14" w:author="Rasmus Petersen" w:date="2018-05-22T15:12:00Z">
        <w:r>
          <w:rPr>
            <w:b/>
            <w:sz w:val="28"/>
            <w:szCs w:val="32"/>
          </w:rPr>
          <w:t xml:space="preserve"> </w:t>
        </w:r>
      </w:ins>
      <w:ins w:id="15" w:author="Rasmus Petersen" w:date="2018-05-22T16:07:00Z">
        <w:r w:rsidR="00A06EE7">
          <w:rPr>
            <w:b/>
            <w:sz w:val="28"/>
            <w:szCs w:val="32"/>
          </w:rPr>
          <w:t xml:space="preserve">a </w:t>
        </w:r>
      </w:ins>
      <w:ins w:id="16" w:author="Rasmus Petersen" w:date="2018-05-22T15:12:00Z">
        <w:r>
          <w:rPr>
            <w:b/>
            <w:sz w:val="28"/>
            <w:szCs w:val="32"/>
          </w:rPr>
          <w:t>vertical view</w:t>
        </w:r>
      </w:ins>
    </w:p>
    <w:p w:rsidR="00A06EE7" w:rsidRDefault="00A06EE7" w:rsidP="00147706">
      <w:pPr>
        <w:pStyle w:val="ListParagraph"/>
        <w:numPr>
          <w:ilvl w:val="0"/>
          <w:numId w:val="27"/>
        </w:numPr>
        <w:rPr>
          <w:ins w:id="17" w:author="Rasmus Petersen" w:date="2018-05-22T15:12:00Z"/>
          <w:b/>
          <w:sz w:val="28"/>
          <w:szCs w:val="32"/>
        </w:rPr>
      </w:pPr>
      <w:ins w:id="18" w:author="Rasmus Petersen" w:date="2018-05-22T16:09:00Z">
        <w:r>
          <w:rPr>
            <w:b/>
            <w:sz w:val="28"/>
            <w:szCs w:val="32"/>
          </w:rPr>
          <w:t>C</w:t>
        </w:r>
      </w:ins>
      <w:ins w:id="19" w:author="Rasmus Petersen" w:date="2018-05-22T16:08:00Z">
        <w:r>
          <w:rPr>
            <w:b/>
            <w:sz w:val="28"/>
            <w:szCs w:val="32"/>
          </w:rPr>
          <w:t xml:space="preserve">alibration </w:t>
        </w:r>
      </w:ins>
      <w:ins w:id="20" w:author="Rasmus Petersen" w:date="2018-05-22T16:10:00Z">
        <w:r>
          <w:rPr>
            <w:b/>
            <w:sz w:val="28"/>
            <w:szCs w:val="32"/>
          </w:rPr>
          <w:t>videos</w:t>
        </w:r>
      </w:ins>
    </w:p>
    <w:p w:rsidR="005C1B75" w:rsidRPr="00EF7BE6" w:rsidRDefault="005C1B75" w:rsidP="00EF7BE6">
      <w:pPr>
        <w:pStyle w:val="ListParagraph"/>
        <w:ind w:left="360"/>
        <w:rPr>
          <w:b/>
          <w:sz w:val="28"/>
          <w:szCs w:val="32"/>
        </w:rPr>
      </w:pPr>
    </w:p>
    <w:p w:rsidR="005F7D7A" w:rsidRDefault="005C1B75" w:rsidP="00EF7BE6">
      <w:pPr>
        <w:pStyle w:val="ListParagraph"/>
        <w:numPr>
          <w:ilvl w:val="1"/>
          <w:numId w:val="11"/>
        </w:numPr>
      </w:pPr>
      <w:r>
        <w:t xml:space="preserve">Select </w:t>
      </w:r>
      <w:r w:rsidR="005F7D7A">
        <w:t>“3D tracking”</w:t>
      </w:r>
    </w:p>
    <w:p w:rsidR="00B33F43" w:rsidRDefault="005C1B75" w:rsidP="00EF7BE6">
      <w:pPr>
        <w:pStyle w:val="ListParagraph"/>
        <w:numPr>
          <w:ilvl w:val="1"/>
          <w:numId w:val="11"/>
        </w:numPr>
      </w:pPr>
      <w:r>
        <w:t>U</w:t>
      </w:r>
      <w:r w:rsidR="003B08B2">
        <w:t>sing the “Choose H video</w:t>
      </w:r>
      <w:r w:rsidR="007C7AD3">
        <w:t>”</w:t>
      </w:r>
      <w:r w:rsidR="003B08B2">
        <w:t xml:space="preserve"> menu</w:t>
      </w:r>
      <w:r>
        <w:t>, s</w:t>
      </w:r>
      <w:r w:rsidRPr="003B08B2">
        <w:t xml:space="preserve">elect the </w:t>
      </w:r>
      <w:r>
        <w:t xml:space="preserve">horizontal view </w:t>
      </w:r>
      <w:r w:rsidRPr="003B08B2">
        <w:t xml:space="preserve">video </w:t>
      </w:r>
      <w:r>
        <w:t>you wish to be track.</w:t>
      </w:r>
    </w:p>
    <w:p w:rsidR="003B08B2" w:rsidRDefault="005C1B75" w:rsidP="007C7AD3">
      <w:pPr>
        <w:pStyle w:val="ListParagraph"/>
        <w:numPr>
          <w:ilvl w:val="1"/>
          <w:numId w:val="11"/>
        </w:numPr>
      </w:pPr>
      <w:r>
        <w:t xml:space="preserve">Using the “Choose V video” menu, </w:t>
      </w:r>
      <w:r w:rsidR="002D15A2">
        <w:t>s</w:t>
      </w:r>
      <w:r w:rsidR="003B08B2">
        <w:t xml:space="preserve">elect the </w:t>
      </w:r>
      <w:r>
        <w:t xml:space="preserve">corresponding </w:t>
      </w:r>
      <w:r w:rsidR="003B08B2">
        <w:t xml:space="preserve">vertical </w:t>
      </w:r>
      <w:r>
        <w:t xml:space="preserve">view </w:t>
      </w:r>
      <w:r w:rsidR="003B08B2">
        <w:t>video.</w:t>
      </w:r>
      <w:r w:rsidR="00EF7BE6">
        <w:t xml:space="preserve"> The first frame of </w:t>
      </w:r>
      <w:r>
        <w:t xml:space="preserve">each </w:t>
      </w:r>
      <w:r w:rsidR="00EF7BE6">
        <w:t xml:space="preserve">video </w:t>
      </w:r>
      <w:r>
        <w:t xml:space="preserve">should </w:t>
      </w:r>
      <w:r w:rsidR="00EF7BE6">
        <w:t xml:space="preserve">appear in the </w:t>
      </w:r>
      <w:r>
        <w:t>display</w:t>
      </w:r>
      <w:r w:rsidR="00EF7BE6">
        <w:t>.</w:t>
      </w:r>
      <w:ins w:id="21" w:author="Rasmus Petersen" w:date="2018-05-22T16:24:00Z">
        <w:r w:rsidR="00B9705C">
          <w:t xml:space="preserve"> </w:t>
        </w:r>
      </w:ins>
    </w:p>
    <w:p w:rsidR="00EF7BE6" w:rsidRDefault="00EF7BE6" w:rsidP="007C7AD3">
      <w:pPr>
        <w:pStyle w:val="ListParagraph"/>
        <w:numPr>
          <w:ilvl w:val="1"/>
          <w:numId w:val="11"/>
        </w:numPr>
      </w:pPr>
      <w:r>
        <w:t>Calibrate</w:t>
      </w:r>
      <w:r w:rsidR="00B9705C">
        <w:t>.  If videos with the current camera configuration have previously been tracked, calibration data will have been saved in the corresponding .tr4 file and can be loaded using the ‘Set calibration from .tr4’ menu.  Otherwise, use calibration videos</w:t>
      </w:r>
      <w:r w:rsidR="005201B8">
        <w:t>, as detailed below</w:t>
      </w:r>
      <w:r>
        <w:t>.</w:t>
      </w:r>
    </w:p>
    <w:p w:rsidR="00782D3D" w:rsidRDefault="00B9705C" w:rsidP="00782D3D">
      <w:pPr>
        <w:pStyle w:val="ListParagraph"/>
        <w:numPr>
          <w:ilvl w:val="1"/>
          <w:numId w:val="11"/>
        </w:numPr>
      </w:pPr>
      <w:r>
        <w:t>I</w:t>
      </w:r>
      <w:r w:rsidR="00EF7BE6">
        <w:t>n the “identification of the whiskers” section</w:t>
      </w:r>
      <w:r>
        <w:t xml:space="preserve"> of the GUI, define the whiskers to be tracked</w:t>
      </w:r>
      <w:r w:rsidR="00EF7BE6">
        <w:t xml:space="preserve">. To do this, </w:t>
      </w:r>
      <w:r w:rsidR="00135599">
        <w:t>for the first whisker that you want to track,</w:t>
      </w:r>
      <w:r w:rsidR="005201B8">
        <w:t xml:space="preserve"> </w:t>
      </w:r>
      <w:r>
        <w:t xml:space="preserve">specify </w:t>
      </w:r>
      <w:r w:rsidR="00135599">
        <w:t xml:space="preserve">its </w:t>
      </w:r>
      <w:r>
        <w:t xml:space="preserve">“current whisker label” </w:t>
      </w:r>
      <w:r w:rsidR="00135599">
        <w:t xml:space="preserve">(C1, C2 </w:t>
      </w:r>
      <w:proofErr w:type="spellStart"/>
      <w:r w:rsidR="00135599">
        <w:t>etc</w:t>
      </w:r>
      <w:proofErr w:type="spellEnd"/>
      <w:r w:rsidR="00135599">
        <w:t xml:space="preserve">) and, if desired, </w:t>
      </w:r>
      <w:r w:rsidR="00EF7BE6">
        <w:t>the energy threshold</w:t>
      </w:r>
      <w:r w:rsidR="00135599">
        <w:t xml:space="preserve"> (see help)</w:t>
      </w:r>
      <w:r w:rsidR="00EF7BE6">
        <w:t xml:space="preserve">. To </w:t>
      </w:r>
      <w:r w:rsidR="00135599">
        <w:t>track an additional</w:t>
      </w:r>
      <w:r w:rsidR="00EF7BE6">
        <w:t xml:space="preserve"> whisker, press “add whisker” and complete the information of the following whisker.</w:t>
      </w:r>
      <w:r w:rsidR="00135599">
        <w:t xml:space="preserve">  Repeat for as many whiskers as desired. </w:t>
      </w:r>
    </w:p>
    <w:p w:rsidR="00E92279" w:rsidRDefault="00135599" w:rsidP="0040302A">
      <w:pPr>
        <w:pStyle w:val="ListParagraph"/>
        <w:numPr>
          <w:ilvl w:val="1"/>
          <w:numId w:val="11"/>
        </w:numPr>
      </w:pPr>
      <w:r>
        <w:t>T</w:t>
      </w:r>
      <w:r w:rsidR="00EF7BE6">
        <w:t xml:space="preserve">o </w:t>
      </w:r>
      <w:r>
        <w:t>initiate</w:t>
      </w:r>
      <w:r w:rsidR="00EF7BE6">
        <w:t xml:space="preserve"> tracking</w:t>
      </w:r>
      <w:r>
        <w:t>, press the “Fit snakes</w:t>
      </w:r>
      <w:proofErr w:type="gramStart"/>
      <w:r>
        <w:t>”  button</w:t>
      </w:r>
      <w:proofErr w:type="gramEnd"/>
      <w:r>
        <w:t xml:space="preserve">.  Note that this button is disabled until calibration information is specified.  </w:t>
      </w:r>
      <w:r w:rsidR="00EF7BE6">
        <w:t xml:space="preserve"> </w:t>
      </w:r>
      <w:r>
        <w:t xml:space="preserve">If this is </w:t>
      </w:r>
      <w:r w:rsidR="00EF7BE6">
        <w:t>the first frame</w:t>
      </w:r>
      <w:r>
        <w:t xml:space="preserve"> of an untracked video,</w:t>
      </w:r>
      <w:r w:rsidR="005201B8">
        <w:t xml:space="preserve"> </w:t>
      </w:r>
      <w:r>
        <w:t xml:space="preserve">a cross-hair </w:t>
      </w:r>
      <w:r w:rsidR="00782D3D">
        <w:t xml:space="preserve">will </w:t>
      </w:r>
      <w:r>
        <w:t xml:space="preserve">appear, </w:t>
      </w:r>
      <w:r w:rsidR="00782D3D">
        <w:t>prompt</w:t>
      </w:r>
      <w:r>
        <w:t>ing</w:t>
      </w:r>
      <w:r w:rsidR="00782D3D">
        <w:t xml:space="preserve"> </w:t>
      </w:r>
      <w:r>
        <w:t>you</w:t>
      </w:r>
      <w:r w:rsidR="00782D3D">
        <w:t xml:space="preserve"> to initialise </w:t>
      </w:r>
      <w:proofErr w:type="spellStart"/>
      <w:r w:rsidR="0040302A">
        <w:t>NBezier</w:t>
      </w:r>
      <w:proofErr w:type="spellEnd"/>
      <w:r w:rsidR="0040302A">
        <w:t xml:space="preserve"> </w:t>
      </w:r>
      <w:r w:rsidR="00782D3D">
        <w:t xml:space="preserve">control points </w:t>
      </w:r>
      <w:r>
        <w:t xml:space="preserve">for </w:t>
      </w:r>
      <w:r w:rsidR="00782D3D">
        <w:t xml:space="preserve">the </w:t>
      </w:r>
      <w:r>
        <w:t xml:space="preserve">selected </w:t>
      </w:r>
      <w:r w:rsidR="00782D3D">
        <w:t>whiskers</w:t>
      </w:r>
      <w:r>
        <w:t xml:space="preserve">.  </w:t>
      </w:r>
      <w:r w:rsidR="0040302A">
        <w:t xml:space="preserve">Start by defining </w:t>
      </w:r>
      <w:r w:rsidR="00782D3D">
        <w:t>control points</w:t>
      </w:r>
      <w:r w:rsidR="0040302A">
        <w:t xml:space="preserve"> for the first whisker in the horizontal view.  Use the mouse to position the cross-hairs at each control point in turn (starting with that closest to the snout) and </w:t>
      </w:r>
      <w:r w:rsidR="00782D3D">
        <w:t xml:space="preserve">select using mouse clicks. </w:t>
      </w:r>
      <w:r w:rsidR="0040302A">
        <w:t>Next</w:t>
      </w:r>
      <w:r w:rsidR="00782D3D">
        <w:t xml:space="preserve">, </w:t>
      </w:r>
      <w:r w:rsidR="0040302A">
        <w:t xml:space="preserve">a guide line will appear in the vertical view that specifies the locus of points in this view consistent with the point selected in the horizontal view.  Define control points in the vertical view by using the mouse to move the cross-hairs to the desired location along the guide line and left-click.  Repeat for the other two control points.  </w:t>
      </w:r>
      <w:r w:rsidR="00782D3D">
        <w:t>If more than one whisker w</w:t>
      </w:r>
      <w:r w:rsidR="0040302A">
        <w:t>as</w:t>
      </w:r>
      <w:r w:rsidR="00782D3D">
        <w:t xml:space="preserve"> defined, follow the same </w:t>
      </w:r>
      <w:r w:rsidR="00E92279">
        <w:t xml:space="preserve">procedure for </w:t>
      </w:r>
      <w:r w:rsidR="0040302A">
        <w:t>each in turn</w:t>
      </w:r>
      <w:r w:rsidR="00E92279">
        <w:t>.</w:t>
      </w:r>
      <w:r w:rsidR="005B1E7E">
        <w:t xml:space="preserve">  </w:t>
      </w:r>
      <w:proofErr w:type="spellStart"/>
      <w:r w:rsidR="005B1E7E">
        <w:t>WhiskerMan</w:t>
      </w:r>
      <w:proofErr w:type="spellEnd"/>
      <w:r w:rsidR="005B1E7E">
        <w:t xml:space="preserve"> will then use the specified points as initial conditions to fit Bezier curves to the whiskers in the current frame.  If the fitting is successful, </w:t>
      </w:r>
      <w:proofErr w:type="spellStart"/>
      <w:r w:rsidR="005B1E7E">
        <w:t>WhiskerMan</w:t>
      </w:r>
      <w:proofErr w:type="spellEnd"/>
      <w:r w:rsidR="005B1E7E">
        <w:t xml:space="preserve"> will then advance to the next frame. </w:t>
      </w:r>
    </w:p>
    <w:p w:rsidR="00782D3D" w:rsidRDefault="00782D3D" w:rsidP="00E92279">
      <w:pPr>
        <w:ind w:left="360"/>
      </w:pPr>
      <w:r>
        <w:rPr>
          <w:noProof/>
          <w:lang w:eastAsia="en-GB"/>
        </w:rPr>
        <w:lastRenderedPageBreak/>
        <w:drawing>
          <wp:inline distT="0" distB="0" distL="0" distR="0" wp14:anchorId="5A373EEF" wp14:editId="14764C77">
            <wp:extent cx="481965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000"/>
                    <a:stretch/>
                  </pic:blipFill>
                  <pic:spPr bwMode="auto">
                    <a:xfrm>
                      <a:off x="0" y="0"/>
                      <a:ext cx="4822560" cy="3858048"/>
                    </a:xfrm>
                    <a:prstGeom prst="rect">
                      <a:avLst/>
                    </a:prstGeom>
                    <a:ln>
                      <a:noFill/>
                    </a:ln>
                    <a:extLst>
                      <a:ext uri="{53640926-AAD7-44D8-BBD7-CCE9431645EC}">
                        <a14:shadowObscured xmlns:a14="http://schemas.microsoft.com/office/drawing/2010/main"/>
                      </a:ext>
                    </a:extLst>
                  </pic:spPr>
                </pic:pic>
              </a:graphicData>
            </a:graphic>
          </wp:inline>
        </w:drawing>
      </w:r>
    </w:p>
    <w:p w:rsidR="005B1E7E" w:rsidRDefault="005B1E7E" w:rsidP="00E92279">
      <w:pPr>
        <w:pStyle w:val="ListParagraph"/>
        <w:numPr>
          <w:ilvl w:val="1"/>
          <w:numId w:val="11"/>
        </w:numPr>
      </w:pPr>
      <w:r>
        <w:t>To check the solution, use the left arrow on the keyboard to step back to the previous frame.  The tracking solutions are shown as coloured curves and the control points as dots.  If tracking has succeeded, these curves will match the shape of the target whiskers.  If not, try re-initialising or vary tracking parameters (see help).</w:t>
      </w:r>
    </w:p>
    <w:p w:rsidR="00E92279" w:rsidRDefault="005B1E7E" w:rsidP="005B1E7E">
      <w:pPr>
        <w:pStyle w:val="ListParagraph"/>
        <w:numPr>
          <w:ilvl w:val="1"/>
          <w:numId w:val="11"/>
        </w:numPr>
      </w:pPr>
      <w:r>
        <w:t>Step to the first untracked frame and</w:t>
      </w:r>
      <w:r w:rsidR="003C027F">
        <w:t>, press “Fit snakes”.</w:t>
      </w:r>
      <w:r>
        <w:t xml:space="preserve">  </w:t>
      </w:r>
      <w:r w:rsidR="00E92279">
        <w:t xml:space="preserve">Alternatively, </w:t>
      </w:r>
      <w:r>
        <w:t xml:space="preserve">first </w:t>
      </w:r>
      <w:r w:rsidR="00E92279">
        <w:t>select “Continuous tracki</w:t>
      </w:r>
      <w:r w:rsidR="00690243">
        <w:t xml:space="preserve">ng” </w:t>
      </w:r>
      <w:r w:rsidR="00E92279">
        <w:t>in which case the tracking proceeds automatically until</w:t>
      </w:r>
      <w:r>
        <w:t xml:space="preserve"> </w:t>
      </w:r>
      <w:r w:rsidR="00E92279">
        <w:t>: a) “Continuous tracking” is deselected, b) the end of the video is reached or c) tracking fails for all selected whiskers.</w:t>
      </w:r>
    </w:p>
    <w:p w:rsidR="005F7D7A" w:rsidRDefault="005F7D7A" w:rsidP="005F7D7A">
      <w:pPr>
        <w:pStyle w:val="ListParagraph"/>
        <w:ind w:left="792"/>
      </w:pPr>
    </w:p>
    <w:p w:rsidR="00774D1B" w:rsidRDefault="00774D1B" w:rsidP="00774D1B">
      <w:pPr>
        <w:pStyle w:val="ListParagraph"/>
        <w:numPr>
          <w:ilvl w:val="0"/>
          <w:numId w:val="11"/>
        </w:numPr>
        <w:rPr>
          <w:b/>
          <w:sz w:val="28"/>
          <w:szCs w:val="32"/>
        </w:rPr>
      </w:pPr>
      <w:r w:rsidRPr="005F7D7A">
        <w:rPr>
          <w:b/>
          <w:sz w:val="28"/>
          <w:szCs w:val="32"/>
        </w:rPr>
        <w:t xml:space="preserve">Calibration </w:t>
      </w:r>
    </w:p>
    <w:p w:rsidR="005F7D7A" w:rsidRPr="005F7D7A" w:rsidRDefault="005F7D7A" w:rsidP="005F7D7A">
      <w:pPr>
        <w:pStyle w:val="ListParagraph"/>
        <w:ind w:left="360"/>
        <w:rPr>
          <w:b/>
          <w:sz w:val="28"/>
          <w:szCs w:val="32"/>
        </w:rPr>
      </w:pPr>
    </w:p>
    <w:p w:rsidR="00774D1B" w:rsidRDefault="00774D1B" w:rsidP="00774D1B">
      <w:pPr>
        <w:pStyle w:val="ListParagraph"/>
        <w:numPr>
          <w:ilvl w:val="1"/>
          <w:numId w:val="11"/>
        </w:numPr>
      </w:pPr>
      <w:r>
        <w:t xml:space="preserve">To calibrate a video, open </w:t>
      </w:r>
      <w:proofErr w:type="spellStart"/>
      <w:r>
        <w:t>whikerman</w:t>
      </w:r>
      <w:proofErr w:type="spellEnd"/>
      <w:r>
        <w:t>, select the horizontal and the vertical videos and press “Calibrate”. This will open the calibration GUI.</w:t>
      </w:r>
    </w:p>
    <w:p w:rsidR="00774D1B" w:rsidRDefault="00774D1B" w:rsidP="00774D1B">
      <w:pPr>
        <w:pStyle w:val="ListParagraph"/>
        <w:ind w:left="792"/>
      </w:pPr>
      <w:r>
        <w:rPr>
          <w:noProof/>
          <w:lang w:eastAsia="en-GB"/>
        </w:rPr>
        <w:lastRenderedPageBreak/>
        <w:drawing>
          <wp:inline distT="0" distB="0" distL="0" distR="0" wp14:anchorId="19602B74" wp14:editId="196FB9CA">
            <wp:extent cx="3952875" cy="3151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9834"/>
                    <a:stretch/>
                  </pic:blipFill>
                  <pic:spPr bwMode="auto">
                    <a:xfrm>
                      <a:off x="0" y="0"/>
                      <a:ext cx="3957803" cy="3155758"/>
                    </a:xfrm>
                    <a:prstGeom prst="rect">
                      <a:avLst/>
                    </a:prstGeom>
                    <a:ln>
                      <a:noFill/>
                    </a:ln>
                    <a:extLst>
                      <a:ext uri="{53640926-AAD7-44D8-BBD7-CCE9431645EC}">
                        <a14:shadowObscured xmlns:a14="http://schemas.microsoft.com/office/drawing/2010/main"/>
                      </a:ext>
                    </a:extLst>
                  </pic:spPr>
                </pic:pic>
              </a:graphicData>
            </a:graphic>
          </wp:inline>
        </w:drawing>
      </w:r>
    </w:p>
    <w:p w:rsidR="00774D1B" w:rsidRDefault="00774D1B" w:rsidP="00774D1B">
      <w:pPr>
        <w:pStyle w:val="ListParagraph"/>
        <w:numPr>
          <w:ilvl w:val="1"/>
          <w:numId w:val="11"/>
        </w:numPr>
      </w:pPr>
      <w:r>
        <w:t xml:space="preserve">Select the horizontal and vertical view of the calibration videos from the </w:t>
      </w:r>
      <w:r w:rsidR="006E0EB3">
        <w:t xml:space="preserve">“Choose calibration video h” and “Choose calibration video v” </w:t>
      </w:r>
      <w:r>
        <w:t>menus respectively.</w:t>
      </w:r>
    </w:p>
    <w:p w:rsidR="006E0EB3" w:rsidRDefault="006E0EB3" w:rsidP="00774D1B">
      <w:pPr>
        <w:pStyle w:val="ListParagraph"/>
        <w:numPr>
          <w:ilvl w:val="1"/>
          <w:numId w:val="11"/>
        </w:numPr>
      </w:pPr>
      <w:r>
        <w:t>Press “Set ROIs for texture calibrate” to select the ROIs. This will open a new window on the screen.</w:t>
      </w:r>
    </w:p>
    <w:p w:rsidR="006E0EB3" w:rsidRDefault="006E0EB3" w:rsidP="006E0EB3">
      <w:pPr>
        <w:pStyle w:val="ListParagraph"/>
        <w:ind w:left="792"/>
      </w:pPr>
      <w:r>
        <w:rPr>
          <w:noProof/>
          <w:lang w:eastAsia="en-GB"/>
        </w:rPr>
        <w:drawing>
          <wp:inline distT="0" distB="0" distL="0" distR="0" wp14:anchorId="6E373A25" wp14:editId="57BE8D62">
            <wp:extent cx="4631530" cy="370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000"/>
                    <a:stretch/>
                  </pic:blipFill>
                  <pic:spPr bwMode="auto">
                    <a:xfrm>
                      <a:off x="0" y="0"/>
                      <a:ext cx="4632002" cy="3705602"/>
                    </a:xfrm>
                    <a:prstGeom prst="rect">
                      <a:avLst/>
                    </a:prstGeom>
                    <a:ln>
                      <a:noFill/>
                    </a:ln>
                    <a:extLst>
                      <a:ext uri="{53640926-AAD7-44D8-BBD7-CCE9431645EC}">
                        <a14:shadowObscured xmlns:a14="http://schemas.microsoft.com/office/drawing/2010/main"/>
                      </a:ext>
                    </a:extLst>
                  </pic:spPr>
                </pic:pic>
              </a:graphicData>
            </a:graphic>
          </wp:inline>
        </w:drawing>
      </w:r>
    </w:p>
    <w:p w:rsidR="006E0EB3" w:rsidRDefault="006E0EB3" w:rsidP="00774D1B">
      <w:pPr>
        <w:pStyle w:val="ListParagraph"/>
        <w:numPr>
          <w:ilvl w:val="1"/>
          <w:numId w:val="11"/>
        </w:numPr>
      </w:pPr>
      <w:r>
        <w:t xml:space="preserve">To select the ROI </w:t>
      </w:r>
      <w:r w:rsidR="004F185D">
        <w:t>of the</w:t>
      </w:r>
      <w:r>
        <w:t xml:space="preserve"> horizontal view, press “Set ROI H”. The GUI will highlight the cursor position. Select the up left corner of the ROI and then select the down right corner</w:t>
      </w:r>
      <w:r w:rsidR="004F185D">
        <w:t>. The selected ROI will be highlighted in red.</w:t>
      </w:r>
    </w:p>
    <w:p w:rsidR="004F185D" w:rsidRDefault="004F185D" w:rsidP="004F185D">
      <w:pPr>
        <w:pStyle w:val="ListParagraph"/>
        <w:numPr>
          <w:ilvl w:val="1"/>
          <w:numId w:val="11"/>
        </w:numPr>
      </w:pPr>
      <w:r>
        <w:t>To select the ROI of the vertical view, press “Set ROI V”. The GUI will highlight the cursor position. Select the up left corner of the ROI and then select the down right corner. The selected ROI will be highlighted in blue. Press “Close”.</w:t>
      </w:r>
    </w:p>
    <w:p w:rsidR="004F185D" w:rsidRDefault="004F185D" w:rsidP="004F185D">
      <w:pPr>
        <w:pStyle w:val="ListParagraph"/>
        <w:ind w:left="792"/>
      </w:pPr>
      <w:r>
        <w:rPr>
          <w:noProof/>
          <w:lang w:eastAsia="en-GB"/>
        </w:rPr>
        <w:lastRenderedPageBreak/>
        <w:drawing>
          <wp:inline distT="0" distB="0" distL="0" distR="0" wp14:anchorId="4442D0D4" wp14:editId="525221E4">
            <wp:extent cx="4048125" cy="324929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166"/>
                    <a:stretch/>
                  </pic:blipFill>
                  <pic:spPr bwMode="auto">
                    <a:xfrm>
                      <a:off x="0" y="0"/>
                      <a:ext cx="4046332" cy="3247855"/>
                    </a:xfrm>
                    <a:prstGeom prst="rect">
                      <a:avLst/>
                    </a:prstGeom>
                    <a:ln>
                      <a:noFill/>
                    </a:ln>
                    <a:extLst>
                      <a:ext uri="{53640926-AAD7-44D8-BBD7-CCE9431645EC}">
                        <a14:shadowObscured xmlns:a14="http://schemas.microsoft.com/office/drawing/2010/main"/>
                      </a:ext>
                    </a:extLst>
                  </pic:spPr>
                </pic:pic>
              </a:graphicData>
            </a:graphic>
          </wp:inline>
        </w:drawing>
      </w:r>
    </w:p>
    <w:p w:rsidR="004F185D" w:rsidRDefault="004F185D" w:rsidP="00774D1B">
      <w:pPr>
        <w:pStyle w:val="ListParagraph"/>
        <w:numPr>
          <w:ilvl w:val="1"/>
          <w:numId w:val="11"/>
        </w:numPr>
      </w:pPr>
      <w:r>
        <w:t>The ROIs must cover the regions where the pointy ends are during the whole video, but avoid sections in which other elements in the frame can be considered as pointy ends.</w:t>
      </w:r>
    </w:p>
    <w:p w:rsidR="005F7D7A" w:rsidRDefault="004F185D" w:rsidP="00A8470C">
      <w:pPr>
        <w:pStyle w:val="ListParagraph"/>
        <w:numPr>
          <w:ilvl w:val="1"/>
          <w:numId w:val="11"/>
        </w:numPr>
      </w:pPr>
      <w:r>
        <w:t xml:space="preserve">Select the “display” option and press “Run ‘texture calibrate’”. This will open a new figure </w:t>
      </w:r>
      <w:r w:rsidR="00F6077E">
        <w:t>showing the two views of the calibration video with the ROIs superimposed. In addition, the figure will display the identification of the algorithm for the pointy ends (a red dot and a blue dot) and the position of the pole in the horizontal view. The red and blue dot should match the pointy end positions at all times, if not, the ROIs should be selected again and press “Run ‘texture calibrate’”.</w:t>
      </w:r>
      <w:r w:rsidR="00F95A5E">
        <w:t xml:space="preserve"> An example for a correct and an incorrect calibration process are shown below.</w:t>
      </w: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5F7D7A" w:rsidRDefault="005F7D7A" w:rsidP="005F7D7A">
      <w:pPr>
        <w:pStyle w:val="ListParagraph"/>
        <w:ind w:left="792"/>
        <w:rPr>
          <w:noProof/>
          <w:lang w:eastAsia="en-GB"/>
        </w:rPr>
      </w:pPr>
    </w:p>
    <w:p w:rsidR="00A8470C" w:rsidRDefault="00ED73C3" w:rsidP="005F7D7A">
      <w:pPr>
        <w:pStyle w:val="ListParagraph"/>
        <w:ind w:left="792"/>
      </w:pPr>
      <w:r>
        <w:rPr>
          <w:noProof/>
          <w:lang w:eastAsia="en-GB"/>
        </w:rPr>
        <w:lastRenderedPageBreak/>
        <w:drawing>
          <wp:inline distT="0" distB="0" distL="0" distR="0" wp14:anchorId="33EB0F9B" wp14:editId="5BC276BD">
            <wp:extent cx="5234300" cy="51339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png"/>
                    <pic:cNvPicPr/>
                  </pic:nvPicPr>
                  <pic:blipFill>
                    <a:blip r:embed="rId12">
                      <a:extLst>
                        <a:ext uri="{28A0092B-C50C-407E-A947-70E740481C1C}">
                          <a14:useLocalDpi xmlns:a14="http://schemas.microsoft.com/office/drawing/2010/main" val="0"/>
                        </a:ext>
                      </a:extLst>
                    </a:blip>
                    <a:stretch>
                      <a:fillRect/>
                    </a:stretch>
                  </pic:blipFill>
                  <pic:spPr>
                    <a:xfrm>
                      <a:off x="0" y="0"/>
                      <a:ext cx="5236074" cy="5135715"/>
                    </a:xfrm>
                    <a:prstGeom prst="rect">
                      <a:avLst/>
                    </a:prstGeom>
                  </pic:spPr>
                </pic:pic>
              </a:graphicData>
            </a:graphic>
          </wp:inline>
        </w:drawing>
      </w:r>
    </w:p>
    <w:p w:rsidR="00A8470C" w:rsidRDefault="00F6077E" w:rsidP="00A8470C">
      <w:pPr>
        <w:pStyle w:val="ListParagraph"/>
        <w:numPr>
          <w:ilvl w:val="1"/>
          <w:numId w:val="11"/>
        </w:numPr>
      </w:pPr>
      <w:r>
        <w:t xml:space="preserve">At the end of the video, a new figure will be displayed </w:t>
      </w:r>
      <w:r w:rsidR="00540178">
        <w:t>showing the trajectories of the pointy ends in 3D. If the trajectory does not match the real position of the pointy ends, the calibration process should start again, sel</w:t>
      </w:r>
      <w:r w:rsidR="00A8470C">
        <w:t>ecting new ROIs.</w:t>
      </w:r>
    </w:p>
    <w:p w:rsidR="00A8470C" w:rsidRDefault="00540178" w:rsidP="00A8470C">
      <w:pPr>
        <w:pStyle w:val="ListParagraph"/>
        <w:numPr>
          <w:ilvl w:val="1"/>
          <w:numId w:val="11"/>
        </w:numPr>
      </w:pPr>
      <w:r>
        <w:t>If the trajectories match the pointy ends position, press “Derive calibration transform”.</w:t>
      </w:r>
    </w:p>
    <w:p w:rsidR="00CC3BAA" w:rsidRDefault="00CC3BAA" w:rsidP="00A8470C">
      <w:pPr>
        <w:pStyle w:val="ListParagraph"/>
        <w:numPr>
          <w:ilvl w:val="1"/>
          <w:numId w:val="11"/>
        </w:numPr>
      </w:pPr>
      <w:r>
        <w:t>To check the calibration process, press “Check correspondence”. A new figure will be displayed showing a frame of the calibration videos. The user will be prompted to select one point in the horizontal view (</w:t>
      </w:r>
      <w:proofErr w:type="spellStart"/>
      <w:r>
        <w:t>e.g</w:t>
      </w:r>
      <w:proofErr w:type="spellEnd"/>
      <w:r>
        <w:t xml:space="preserve"> one of the pointy ends) and will show the correspondent </w:t>
      </w:r>
      <w:r w:rsidR="00880B9C">
        <w:t xml:space="preserve">position in the vertical view. If the correspondence is correct press “save </w:t>
      </w:r>
      <w:proofErr w:type="spellStart"/>
      <w:r w:rsidR="00880B9C">
        <w:t>calib</w:t>
      </w:r>
      <w:proofErr w:type="spellEnd"/>
      <w:r w:rsidR="00880B9C">
        <w:t xml:space="preserve"> file and close”, otherwise go back to step 4.4.</w:t>
      </w:r>
    </w:p>
    <w:p w:rsidR="00880B9C" w:rsidRDefault="00880B9C" w:rsidP="00880B9C">
      <w:pPr>
        <w:pStyle w:val="ListParagraph"/>
      </w:pPr>
    </w:p>
    <w:p w:rsidR="00880B9C" w:rsidRDefault="00880B9C" w:rsidP="00880B9C">
      <w:pPr>
        <w:pStyle w:val="ListParagraph"/>
        <w:ind w:left="792"/>
      </w:pPr>
    </w:p>
    <w:p w:rsidR="006F4F7F" w:rsidRPr="006F4F7F" w:rsidRDefault="006F4F7F" w:rsidP="006F4F7F">
      <w:pPr>
        <w:pStyle w:val="ListParagraph"/>
        <w:numPr>
          <w:ilvl w:val="0"/>
          <w:numId w:val="11"/>
        </w:numPr>
        <w:rPr>
          <w:b/>
          <w:sz w:val="28"/>
          <w:szCs w:val="32"/>
        </w:rPr>
      </w:pPr>
      <w:r w:rsidRPr="006F4F7F">
        <w:rPr>
          <w:b/>
          <w:sz w:val="28"/>
          <w:szCs w:val="32"/>
        </w:rPr>
        <w:t>Others</w:t>
      </w:r>
    </w:p>
    <w:p w:rsidR="00782D3D" w:rsidRDefault="00E92279" w:rsidP="00782D3D">
      <w:pPr>
        <w:pStyle w:val="ListParagraph"/>
        <w:numPr>
          <w:ilvl w:val="1"/>
          <w:numId w:val="11"/>
        </w:numPr>
      </w:pPr>
      <w:r>
        <w:t xml:space="preserve">To edit manually </w:t>
      </w:r>
      <w:r w:rsidR="00F549BD">
        <w:t>the tracking for a given frame: Select the whisker that will be edited using the key “w”, press the “up arrow”  or the “down arrow” key to select the control point to be edited. Move the selected control point using “Alt” + the arrow keys</w:t>
      </w:r>
      <w:r w:rsidR="007A2803">
        <w:t xml:space="preserve">, </w:t>
      </w:r>
      <w:proofErr w:type="spellStart"/>
      <w:r w:rsidR="007A2803">
        <w:t>PgUp</w:t>
      </w:r>
      <w:proofErr w:type="spellEnd"/>
      <w:r w:rsidR="007A2803">
        <w:t xml:space="preserve"> or </w:t>
      </w:r>
      <w:proofErr w:type="spellStart"/>
      <w:r w:rsidR="007A2803">
        <w:t>PgDn</w:t>
      </w:r>
      <w:proofErr w:type="spellEnd"/>
      <w:r w:rsidR="00F549BD">
        <w:t>. Details can be found on section “Keyboard commands”</w:t>
      </w:r>
      <w:r w:rsidR="007A2803">
        <w:t>.</w:t>
      </w:r>
    </w:p>
    <w:p w:rsidR="00A45376" w:rsidRDefault="007A2803" w:rsidP="00A45376">
      <w:pPr>
        <w:pStyle w:val="ListParagraph"/>
        <w:numPr>
          <w:ilvl w:val="1"/>
          <w:numId w:val="11"/>
        </w:numPr>
      </w:pPr>
      <w:r>
        <w:lastRenderedPageBreak/>
        <w:t>To navigate through the video: Use the right (forward) and left (backward) keys in addition to the modifiers “Shift” (move 10 frames) and “Ctrl” (move 100 frames).  E.g. “</w:t>
      </w:r>
      <w:proofErr w:type="spellStart"/>
      <w:r>
        <w:t>Ctrl+right</w:t>
      </w:r>
      <w:proofErr w:type="spellEnd"/>
      <w:r>
        <w:t xml:space="preserve"> arrow” will show advance 100 frames forward.</w:t>
      </w:r>
    </w:p>
    <w:p w:rsidR="00EF7BE6" w:rsidRDefault="00A45376" w:rsidP="00A45376">
      <w:pPr>
        <w:pStyle w:val="ListParagraph"/>
        <w:numPr>
          <w:ilvl w:val="1"/>
          <w:numId w:val="11"/>
        </w:numPr>
      </w:pPr>
      <w:r>
        <w:t>Press “Plot kinematics” to see the kinematic variables for the tracked frames: Azimuth angle, Elevation angle, Horizontal curvature and Vertical curvature.</w:t>
      </w:r>
    </w:p>
    <w:p w:rsidR="001E7245" w:rsidRDefault="001E7245" w:rsidP="001E7245">
      <w:pPr>
        <w:sectPr w:rsidR="001E7245">
          <w:pgSz w:w="11906" w:h="16838"/>
          <w:pgMar w:top="1440" w:right="1440" w:bottom="1440" w:left="1440" w:header="708" w:footer="708" w:gutter="0"/>
          <w:cols w:space="708"/>
          <w:docGrid w:linePitch="360"/>
        </w:sectPr>
      </w:pPr>
    </w:p>
    <w:p w:rsidR="00E579B4" w:rsidRPr="00C20472" w:rsidRDefault="00B33F43" w:rsidP="001E7245">
      <w:pPr>
        <w:jc w:val="center"/>
        <w:rPr>
          <w:rFonts w:asciiTheme="majorHAnsi" w:hAnsiTheme="majorHAnsi"/>
          <w:sz w:val="32"/>
          <w:szCs w:val="32"/>
        </w:rPr>
      </w:pPr>
      <w:proofErr w:type="spellStart"/>
      <w:r>
        <w:rPr>
          <w:rFonts w:asciiTheme="majorHAnsi" w:hAnsiTheme="majorHAnsi"/>
          <w:sz w:val="32"/>
          <w:szCs w:val="32"/>
        </w:rPr>
        <w:lastRenderedPageBreak/>
        <w:t>WhikerM</w:t>
      </w:r>
      <w:r w:rsidR="00BC10B8" w:rsidRPr="00C20472">
        <w:rPr>
          <w:rFonts w:asciiTheme="majorHAnsi" w:hAnsiTheme="majorHAnsi"/>
          <w:sz w:val="32"/>
          <w:szCs w:val="32"/>
        </w:rPr>
        <w:t>an</w:t>
      </w:r>
      <w:proofErr w:type="spellEnd"/>
      <w:r w:rsidR="00BC10B8" w:rsidRPr="00C20472">
        <w:rPr>
          <w:rFonts w:asciiTheme="majorHAnsi" w:hAnsiTheme="majorHAnsi"/>
          <w:sz w:val="32"/>
          <w:szCs w:val="32"/>
        </w:rPr>
        <w:t xml:space="preserve"> Documentation</w:t>
      </w:r>
    </w:p>
    <w:p w:rsidR="005F7D7A" w:rsidRPr="005F7D7A" w:rsidRDefault="00C20472" w:rsidP="005F7D7A">
      <w:pPr>
        <w:pStyle w:val="ListParagraph"/>
        <w:numPr>
          <w:ilvl w:val="0"/>
          <w:numId w:val="23"/>
        </w:numPr>
        <w:rPr>
          <w:b/>
          <w:sz w:val="28"/>
          <w:szCs w:val="32"/>
        </w:rPr>
      </w:pPr>
      <w:r w:rsidRPr="00C20472">
        <w:rPr>
          <w:b/>
          <w:sz w:val="28"/>
          <w:szCs w:val="32"/>
        </w:rPr>
        <w:t>Buttons and options in the GUI</w:t>
      </w:r>
    </w:p>
    <w:p w:rsidR="00AB3DA8" w:rsidRPr="00C20472" w:rsidRDefault="00AB3DA8" w:rsidP="00AB3DA8">
      <w:pPr>
        <w:pStyle w:val="ListParagraph"/>
        <w:ind w:left="1080"/>
        <w:rPr>
          <w:b/>
          <w:sz w:val="28"/>
          <w:szCs w:val="32"/>
        </w:rPr>
      </w:pPr>
    </w:p>
    <w:p w:rsidR="005F7D7A" w:rsidRDefault="005F7D7A" w:rsidP="00F102BE">
      <w:pPr>
        <w:pStyle w:val="ListParagraph"/>
        <w:numPr>
          <w:ilvl w:val="0"/>
          <w:numId w:val="25"/>
        </w:numPr>
        <w:rPr>
          <w:b/>
          <w:sz w:val="24"/>
          <w:szCs w:val="24"/>
        </w:rPr>
      </w:pPr>
      <w:r>
        <w:rPr>
          <w:b/>
          <w:sz w:val="24"/>
          <w:szCs w:val="24"/>
        </w:rPr>
        <w:t xml:space="preserve">Selection of the type of tracking </w:t>
      </w:r>
    </w:p>
    <w:p w:rsidR="006670CD" w:rsidRDefault="006670CD" w:rsidP="006670CD">
      <w:pPr>
        <w:pStyle w:val="ListParagraph"/>
        <w:ind w:left="360"/>
        <w:rPr>
          <w:b/>
          <w:sz w:val="24"/>
          <w:szCs w:val="24"/>
        </w:rPr>
      </w:pPr>
    </w:p>
    <w:p w:rsidR="006670CD" w:rsidRPr="006670CD" w:rsidRDefault="005F7D7A" w:rsidP="006670CD">
      <w:pPr>
        <w:pStyle w:val="ListParagraph"/>
        <w:numPr>
          <w:ilvl w:val="1"/>
          <w:numId w:val="25"/>
        </w:numPr>
      </w:pPr>
      <w:r w:rsidRPr="006670CD">
        <w:rPr>
          <w:b/>
        </w:rPr>
        <w:t>2D tracking</w:t>
      </w:r>
      <w:r w:rsidRPr="006670CD">
        <w:t xml:space="preserve">: </w:t>
      </w:r>
      <w:r w:rsidR="006670CD" w:rsidRPr="006670CD">
        <w:t>Prepare the GUI to track only using the horizontal view</w:t>
      </w:r>
    </w:p>
    <w:p w:rsidR="005F7D7A" w:rsidRPr="006670CD" w:rsidRDefault="006670CD" w:rsidP="005F7D7A">
      <w:pPr>
        <w:pStyle w:val="ListParagraph"/>
        <w:numPr>
          <w:ilvl w:val="1"/>
          <w:numId w:val="25"/>
        </w:numPr>
      </w:pPr>
      <w:r w:rsidRPr="006670CD">
        <w:rPr>
          <w:b/>
        </w:rPr>
        <w:t>3D tracking</w:t>
      </w:r>
      <w:r w:rsidRPr="006670CD">
        <w:t>: Prepare the GUI to track using the horizontal and vertical view</w:t>
      </w:r>
      <w:r w:rsidR="005F7D7A" w:rsidRPr="006670CD">
        <w:t xml:space="preserve"> </w:t>
      </w:r>
    </w:p>
    <w:p w:rsidR="006670CD" w:rsidRDefault="006670CD" w:rsidP="006670CD">
      <w:pPr>
        <w:pStyle w:val="ListParagraph"/>
        <w:ind w:left="792"/>
        <w:rPr>
          <w:b/>
          <w:sz w:val="24"/>
          <w:szCs w:val="24"/>
        </w:rPr>
      </w:pPr>
    </w:p>
    <w:p w:rsidR="00C20472" w:rsidRPr="00AB3DA8" w:rsidRDefault="00BC10B8" w:rsidP="00F102BE">
      <w:pPr>
        <w:pStyle w:val="ListParagraph"/>
        <w:numPr>
          <w:ilvl w:val="0"/>
          <w:numId w:val="25"/>
        </w:numPr>
        <w:rPr>
          <w:b/>
          <w:sz w:val="24"/>
          <w:szCs w:val="24"/>
        </w:rPr>
      </w:pPr>
      <w:r w:rsidRPr="00AB3DA8">
        <w:rPr>
          <w:b/>
          <w:sz w:val="24"/>
          <w:szCs w:val="24"/>
        </w:rPr>
        <w:t xml:space="preserve">Selection of videos and calibration </w:t>
      </w:r>
    </w:p>
    <w:p w:rsidR="00AB3DA8" w:rsidRDefault="00AB3DA8" w:rsidP="00AB3DA8">
      <w:pPr>
        <w:pStyle w:val="ListParagraph"/>
      </w:pPr>
    </w:p>
    <w:p w:rsidR="00AB3DA8" w:rsidRDefault="00BC10B8" w:rsidP="00F102BE">
      <w:pPr>
        <w:pStyle w:val="ListParagraph"/>
        <w:numPr>
          <w:ilvl w:val="1"/>
          <w:numId w:val="25"/>
        </w:numPr>
      </w:pPr>
      <w:r w:rsidRPr="00C20472">
        <w:rPr>
          <w:b/>
        </w:rPr>
        <w:t>Choose H video</w:t>
      </w:r>
      <w:r w:rsidR="00FE5223" w:rsidRPr="00C20472">
        <w:rPr>
          <w:b/>
        </w:rPr>
        <w:t>:</w:t>
      </w:r>
      <w:r w:rsidR="00FE5223">
        <w:t xml:space="preserve"> Menu that contains all the .</w:t>
      </w:r>
      <w:proofErr w:type="spellStart"/>
      <w:r w:rsidR="00FE5223">
        <w:t>dat</w:t>
      </w:r>
      <w:proofErr w:type="spellEnd"/>
      <w:r w:rsidR="00FE5223">
        <w:t xml:space="preserve"> files in the folder corresponding to the horizontal view</w:t>
      </w:r>
    </w:p>
    <w:p w:rsidR="00AB3DA8" w:rsidRDefault="00BC10B8" w:rsidP="00F102BE">
      <w:pPr>
        <w:pStyle w:val="ListParagraph"/>
        <w:numPr>
          <w:ilvl w:val="1"/>
          <w:numId w:val="25"/>
        </w:numPr>
      </w:pPr>
      <w:r w:rsidRPr="00AB3DA8">
        <w:rPr>
          <w:b/>
        </w:rPr>
        <w:t>Choose V video</w:t>
      </w:r>
      <w:r w:rsidR="00FE5223" w:rsidRPr="00AB3DA8">
        <w:rPr>
          <w:b/>
        </w:rPr>
        <w:t>:</w:t>
      </w:r>
      <w:r w:rsidR="00FE5223">
        <w:t xml:space="preserve"> Menu that contains all the .</w:t>
      </w:r>
      <w:proofErr w:type="spellStart"/>
      <w:r w:rsidR="00FE5223">
        <w:t>dat</w:t>
      </w:r>
      <w:proofErr w:type="spellEnd"/>
      <w:r w:rsidR="00FE5223">
        <w:t xml:space="preserve"> files in the folder corresponding to the vertical view</w:t>
      </w:r>
    </w:p>
    <w:p w:rsidR="00AB3DA8" w:rsidRPr="00AB3DA8" w:rsidRDefault="00BC10B8" w:rsidP="00F102BE">
      <w:pPr>
        <w:pStyle w:val="ListParagraph"/>
        <w:numPr>
          <w:ilvl w:val="1"/>
          <w:numId w:val="25"/>
        </w:numPr>
      </w:pPr>
      <w:r w:rsidRPr="00AB3DA8">
        <w:rPr>
          <w:b/>
        </w:rPr>
        <w:t>Initialisation file</w:t>
      </w:r>
      <w:r w:rsidR="00FE5223" w:rsidRPr="00AB3DA8">
        <w:rPr>
          <w:b/>
        </w:rPr>
        <w:t>:</w:t>
      </w:r>
      <w:r w:rsidR="00FE5223">
        <w:t xml:space="preserve"> Menu that contains all the .tr4 files in the folder corresponding to the horizontal view. Selecting a .tr4 file </w:t>
      </w:r>
      <w:r w:rsidR="000A099C">
        <w:t>from this menu will</w:t>
      </w:r>
      <w:r w:rsidR="00FE5223">
        <w:t xml:space="preserve"> produce samples of the Bezier curves </w:t>
      </w:r>
      <w:r w:rsidR="000A099C">
        <w:t>for all the whiskers saved in</w:t>
      </w:r>
      <w:r w:rsidR="00FE5223">
        <w:t xml:space="preserve"> </w:t>
      </w:r>
      <w:r w:rsidR="000A099C">
        <w:t>the .tr4 file</w:t>
      </w:r>
      <w:r w:rsidR="00FE5223">
        <w:t xml:space="preserve">. The curves will appear on the screen when the button “Fit snakes” is pressed for the first time. </w:t>
      </w:r>
      <w:r w:rsidR="000A099C" w:rsidRPr="00AB3DA8">
        <w:rPr>
          <w:color w:val="92D050"/>
        </w:rPr>
        <w:t>(optional)</w:t>
      </w:r>
    </w:p>
    <w:p w:rsidR="00AB3DA8" w:rsidRDefault="00BC10B8" w:rsidP="00F102BE">
      <w:pPr>
        <w:pStyle w:val="ListParagraph"/>
        <w:numPr>
          <w:ilvl w:val="1"/>
          <w:numId w:val="25"/>
        </w:numPr>
      </w:pPr>
      <w:r w:rsidRPr="00AB3DA8">
        <w:rPr>
          <w:b/>
        </w:rPr>
        <w:t>Calibrate</w:t>
      </w:r>
      <w:r w:rsidR="00533056" w:rsidRPr="00AB3DA8">
        <w:rPr>
          <w:b/>
        </w:rPr>
        <w:t>:</w:t>
      </w:r>
      <w:r w:rsidR="00533056">
        <w:t xml:space="preserve"> Open the GUI</w:t>
      </w:r>
      <w:r w:rsidR="00FE5223">
        <w:t xml:space="preserve"> to calibrate the horizontal and vertical view</w:t>
      </w:r>
    </w:p>
    <w:p w:rsidR="00BC10B8" w:rsidRDefault="00BC10B8" w:rsidP="00F102BE">
      <w:pPr>
        <w:pStyle w:val="ListParagraph"/>
        <w:numPr>
          <w:ilvl w:val="1"/>
          <w:numId w:val="25"/>
        </w:numPr>
      </w:pPr>
      <w:r w:rsidRPr="00AB3DA8">
        <w:rPr>
          <w:b/>
        </w:rPr>
        <w:t>Set calibration from .tr4</w:t>
      </w:r>
      <w:r w:rsidR="00FE5223" w:rsidRPr="00AB3DA8">
        <w:rPr>
          <w:b/>
        </w:rPr>
        <w:t>:</w:t>
      </w:r>
      <w:r w:rsidR="00FE5223">
        <w:t xml:space="preserve"> Menu that contains all the .tr4 files in the folder corresponding to the horizontal view. </w:t>
      </w:r>
      <w:r w:rsidR="000A099C">
        <w:t>Alternatively to “Calibrate”, selecting</w:t>
      </w:r>
      <w:r w:rsidR="00FE5223">
        <w:t xml:space="preserve"> a .tr4 file from this men</w:t>
      </w:r>
      <w:r w:rsidR="000A099C">
        <w:t>u will</w:t>
      </w:r>
      <w:r w:rsidR="00FE5223">
        <w:t xml:space="preserve"> import the information that was used to calibrate the corresponding video and calibrate the current video using the same information (matrix and vector).</w:t>
      </w:r>
    </w:p>
    <w:p w:rsidR="00BC10B8" w:rsidRDefault="00BC10B8"/>
    <w:p w:rsidR="00BC10B8" w:rsidRDefault="00BC10B8" w:rsidP="00F102BE">
      <w:pPr>
        <w:pStyle w:val="ListParagraph"/>
        <w:numPr>
          <w:ilvl w:val="0"/>
          <w:numId w:val="25"/>
        </w:numPr>
        <w:rPr>
          <w:b/>
          <w:sz w:val="24"/>
          <w:szCs w:val="24"/>
        </w:rPr>
      </w:pPr>
      <w:r w:rsidRPr="00AB3DA8">
        <w:rPr>
          <w:b/>
          <w:sz w:val="24"/>
          <w:szCs w:val="24"/>
        </w:rPr>
        <w:t>Identification of whisker to be tracked</w:t>
      </w:r>
    </w:p>
    <w:p w:rsidR="00AB3DA8" w:rsidRPr="00AB3DA8" w:rsidRDefault="00AB3DA8" w:rsidP="00AB3DA8">
      <w:pPr>
        <w:pStyle w:val="ListParagraph"/>
        <w:ind w:left="360"/>
        <w:rPr>
          <w:b/>
          <w:sz w:val="24"/>
          <w:szCs w:val="24"/>
        </w:rPr>
      </w:pPr>
    </w:p>
    <w:p w:rsidR="00BC10B8" w:rsidRDefault="00BC10B8" w:rsidP="006670CD">
      <w:pPr>
        <w:pStyle w:val="ListParagraph"/>
        <w:numPr>
          <w:ilvl w:val="1"/>
          <w:numId w:val="25"/>
        </w:numPr>
      </w:pPr>
      <w:r w:rsidRPr="00B758B9">
        <w:rPr>
          <w:b/>
        </w:rPr>
        <w:t>Number whiskers</w:t>
      </w:r>
      <w:r w:rsidR="00533056" w:rsidRPr="00B758B9">
        <w:rPr>
          <w:b/>
        </w:rPr>
        <w:t>:</w:t>
      </w:r>
      <w:r w:rsidR="000A099C">
        <w:t xml:space="preserve"> Show</w:t>
      </w:r>
      <w:r w:rsidR="004479BB">
        <w:t>s</w:t>
      </w:r>
      <w:r w:rsidR="000A099C">
        <w:t xml:space="preserve"> the number of whiskers currently defined</w:t>
      </w:r>
    </w:p>
    <w:p w:rsidR="00BC10B8" w:rsidRDefault="00BC10B8" w:rsidP="006670CD">
      <w:pPr>
        <w:pStyle w:val="ListParagraph"/>
        <w:numPr>
          <w:ilvl w:val="1"/>
          <w:numId w:val="25"/>
        </w:numPr>
      </w:pPr>
      <w:r w:rsidRPr="00B758B9">
        <w:rPr>
          <w:b/>
        </w:rPr>
        <w:t>Current whisker index</w:t>
      </w:r>
      <w:r w:rsidR="000A099C" w:rsidRPr="00B758B9">
        <w:rPr>
          <w:b/>
        </w:rPr>
        <w:t>:</w:t>
      </w:r>
      <w:r w:rsidR="000A099C">
        <w:t xml:space="preserve"> Show</w:t>
      </w:r>
      <w:r w:rsidR="004479BB">
        <w:t>s</w:t>
      </w:r>
      <w:r w:rsidR="000A099C">
        <w:t xml:space="preserve"> the number of the whisker that is </w:t>
      </w:r>
      <w:r w:rsidR="003C29E2">
        <w:t xml:space="preserve">currently being </w:t>
      </w:r>
      <w:r w:rsidR="000A099C">
        <w:t>edited</w:t>
      </w:r>
    </w:p>
    <w:p w:rsidR="00BC10B8" w:rsidRDefault="00BC10B8" w:rsidP="006670CD">
      <w:pPr>
        <w:pStyle w:val="ListParagraph"/>
        <w:numPr>
          <w:ilvl w:val="1"/>
          <w:numId w:val="25"/>
        </w:numPr>
      </w:pPr>
      <w:r w:rsidRPr="00B758B9">
        <w:rPr>
          <w:b/>
        </w:rPr>
        <w:t>Current whisker label</w:t>
      </w:r>
      <w:r w:rsidR="000A099C" w:rsidRPr="00B758B9">
        <w:rPr>
          <w:b/>
        </w:rPr>
        <w:t>:</w:t>
      </w:r>
      <w:r w:rsidR="000A099C">
        <w:t xml:space="preserve"> Show</w:t>
      </w:r>
      <w:r w:rsidR="004479BB">
        <w:t>s</w:t>
      </w:r>
      <w:r w:rsidR="000A099C">
        <w:t xml:space="preserve"> the label </w:t>
      </w:r>
      <w:r w:rsidR="003C29E2">
        <w:t>(</w:t>
      </w:r>
      <w:proofErr w:type="spellStart"/>
      <w:r w:rsidR="003C29E2">
        <w:t>eg</w:t>
      </w:r>
      <w:proofErr w:type="spellEnd"/>
      <w:r w:rsidR="003C29E2">
        <w:t xml:space="preserve"> “C2”) </w:t>
      </w:r>
      <w:r w:rsidR="000A099C">
        <w:t xml:space="preserve">of the whisker that is </w:t>
      </w:r>
      <w:r w:rsidR="003C29E2">
        <w:t xml:space="preserve">currently being </w:t>
      </w:r>
      <w:r w:rsidR="000A099C">
        <w:t xml:space="preserve">edited. </w:t>
      </w:r>
      <w:r w:rsidR="003D52A1">
        <w:t xml:space="preserve">This label can be edited </w:t>
      </w:r>
      <w:r w:rsidR="000A099C">
        <w:t xml:space="preserve">from the </w:t>
      </w:r>
      <w:r w:rsidR="003D52A1">
        <w:t>default name “</w:t>
      </w:r>
      <w:r w:rsidR="000A099C">
        <w:t>xx” to the name of the whisker.</w:t>
      </w:r>
    </w:p>
    <w:p w:rsidR="00BC10B8" w:rsidRDefault="00BC10B8" w:rsidP="006670CD">
      <w:pPr>
        <w:pStyle w:val="ListParagraph"/>
        <w:numPr>
          <w:ilvl w:val="1"/>
          <w:numId w:val="25"/>
        </w:numPr>
      </w:pPr>
      <w:r w:rsidRPr="00B758B9">
        <w:rPr>
          <w:b/>
        </w:rPr>
        <w:t>Current whisker energy threshold</w:t>
      </w:r>
      <w:r w:rsidR="000A099C" w:rsidRPr="00B758B9">
        <w:rPr>
          <w:b/>
        </w:rPr>
        <w:t>:</w:t>
      </w:r>
      <w:r w:rsidR="000A099C">
        <w:t xml:space="preserve"> </w:t>
      </w:r>
      <w:r w:rsidR="003D52A1">
        <w:t>Show</w:t>
      </w:r>
      <w:r w:rsidR="004479BB">
        <w:t>s</w:t>
      </w:r>
      <w:r w:rsidR="003D52A1">
        <w:t xml:space="preserve"> the energy threshold for the current whisker. This number can be edited from the default value 180 to higher (</w:t>
      </w:r>
      <w:r w:rsidR="003C29E2">
        <w:t xml:space="preserve">useful </w:t>
      </w:r>
      <w:r w:rsidR="003D52A1">
        <w:t>for short</w:t>
      </w:r>
      <w:r w:rsidR="00E45382">
        <w:t>/light</w:t>
      </w:r>
      <w:r w:rsidR="003D52A1">
        <w:t xml:space="preserve"> whiskers) or lower (</w:t>
      </w:r>
      <w:r w:rsidR="003C29E2">
        <w:t xml:space="preserve">useful for </w:t>
      </w:r>
      <w:r w:rsidR="003D52A1">
        <w:t>long</w:t>
      </w:r>
      <w:r w:rsidR="00E45382">
        <w:t>/dark</w:t>
      </w:r>
      <w:r w:rsidR="003D52A1">
        <w:t xml:space="preserve"> whiskers) values.</w:t>
      </w:r>
      <w:r w:rsidR="00B758B9">
        <w:t xml:space="preserve"> If the energy of the fit</w:t>
      </w:r>
      <w:ins w:id="22" w:author="Andrea Colins Rodriguez" w:date="2018-05-18T13:31:00Z">
        <w:r w:rsidR="00FF0AAE">
          <w:t xml:space="preserve"> </w:t>
        </w:r>
      </w:ins>
      <w:r w:rsidR="00E45382">
        <w:t>to</w:t>
      </w:r>
      <w:r w:rsidR="00B758B9">
        <w:t xml:space="preserve"> the current whisker is higher than the </w:t>
      </w:r>
      <w:r w:rsidR="006F480A">
        <w:t xml:space="preserve">threshold, the whisker will be deselected and will not be tracked in the </w:t>
      </w:r>
      <w:r w:rsidR="00E45382">
        <w:t xml:space="preserve">subsequent </w:t>
      </w:r>
      <w:r w:rsidR="006F480A">
        <w:t>frames.</w:t>
      </w:r>
    </w:p>
    <w:p w:rsidR="00BC10B8" w:rsidRDefault="003D52A1" w:rsidP="006670CD">
      <w:pPr>
        <w:pStyle w:val="ListParagraph"/>
        <w:numPr>
          <w:ilvl w:val="1"/>
          <w:numId w:val="25"/>
        </w:numPr>
      </w:pPr>
      <w:r w:rsidRPr="00B758B9">
        <w:rPr>
          <w:b/>
        </w:rPr>
        <w:t>Whisker selected:</w:t>
      </w:r>
      <w:r>
        <w:t xml:space="preserve"> This option indicate</w:t>
      </w:r>
      <w:r w:rsidR="00E45382">
        <w:t>s</w:t>
      </w:r>
      <w:r>
        <w:t xml:space="preserve"> if the current whisker is selected</w:t>
      </w:r>
      <w:r w:rsidR="00E45382">
        <w:t xml:space="preserve"> for tracking</w:t>
      </w:r>
      <w:r>
        <w:t>. Pressing this button will select</w:t>
      </w:r>
      <w:r w:rsidR="00E45382">
        <w:t xml:space="preserve">/deselect </w:t>
      </w:r>
      <w:r>
        <w:t>the current whisker.</w:t>
      </w:r>
      <w:r w:rsidR="00B758B9">
        <w:t xml:space="preserve"> If the whisker is not selected</w:t>
      </w:r>
      <w:r w:rsidR="006F480A">
        <w:t>,</w:t>
      </w:r>
      <w:r w:rsidR="00B758B9">
        <w:t xml:space="preserve"> </w:t>
      </w:r>
      <w:r w:rsidR="006F480A">
        <w:t xml:space="preserve">the whisker will not be tracked or showed in the following frames, but will conserve the information saved so far. </w:t>
      </w:r>
    </w:p>
    <w:p w:rsidR="00BC10B8" w:rsidRDefault="00BC10B8" w:rsidP="006670CD">
      <w:pPr>
        <w:pStyle w:val="ListParagraph"/>
        <w:numPr>
          <w:ilvl w:val="1"/>
          <w:numId w:val="25"/>
        </w:numPr>
      </w:pPr>
      <w:r w:rsidRPr="00B758B9">
        <w:rPr>
          <w:b/>
        </w:rPr>
        <w:t>Select all whiskers</w:t>
      </w:r>
      <w:r w:rsidR="00B758B9" w:rsidRPr="00B758B9">
        <w:rPr>
          <w:b/>
        </w:rPr>
        <w:t>:</w:t>
      </w:r>
      <w:r w:rsidR="00B758B9">
        <w:t xml:space="preserve"> Pressing this button will select all the whiskers currently defined</w:t>
      </w:r>
      <w:r w:rsidR="00E45382">
        <w:t xml:space="preserve"> for tracking</w:t>
      </w:r>
      <w:r w:rsidR="00B758B9">
        <w:t>.</w:t>
      </w:r>
    </w:p>
    <w:p w:rsidR="00BC10B8" w:rsidRDefault="00BC10B8" w:rsidP="006670CD">
      <w:pPr>
        <w:pStyle w:val="ListParagraph"/>
        <w:numPr>
          <w:ilvl w:val="1"/>
          <w:numId w:val="25"/>
        </w:numPr>
      </w:pPr>
      <w:r w:rsidRPr="00B758B9">
        <w:rPr>
          <w:b/>
        </w:rPr>
        <w:lastRenderedPageBreak/>
        <w:t>Add whisker</w:t>
      </w:r>
      <w:r w:rsidR="00B758B9">
        <w:t>: Pressing this button will add a new whisker and will complete the fields “Current whisker label” and “Current whisker energy threshold” with the default values.</w:t>
      </w:r>
    </w:p>
    <w:p w:rsidR="00BC10B8" w:rsidRDefault="00BC10B8" w:rsidP="006670CD">
      <w:pPr>
        <w:pStyle w:val="ListParagraph"/>
        <w:numPr>
          <w:ilvl w:val="1"/>
          <w:numId w:val="25"/>
        </w:numPr>
      </w:pPr>
      <w:r w:rsidRPr="00B758B9">
        <w:rPr>
          <w:b/>
        </w:rPr>
        <w:t>Reset current whisker</w:t>
      </w:r>
      <w:r w:rsidR="00B758B9" w:rsidRPr="00B758B9">
        <w:rPr>
          <w:b/>
        </w:rPr>
        <w:t>:</w:t>
      </w:r>
      <w:r w:rsidR="00B758B9">
        <w:t xml:space="preserve"> Pressing this button will delete tracking </w:t>
      </w:r>
      <w:r w:rsidR="00E45382">
        <w:t xml:space="preserve">data </w:t>
      </w:r>
      <w:r w:rsidR="00B758B9">
        <w:t xml:space="preserve">for the current whisker </w:t>
      </w:r>
      <w:r w:rsidR="00E45382">
        <w:t>(</w:t>
      </w:r>
      <w:r w:rsidR="00B758B9">
        <w:t xml:space="preserve">information </w:t>
      </w:r>
      <w:r w:rsidR="00E45382">
        <w:t xml:space="preserve">in </w:t>
      </w:r>
      <w:r w:rsidR="00B758B9">
        <w:t>the fields “Current whisker label” and “Current whisker energy threshold”</w:t>
      </w:r>
      <w:r w:rsidR="00E45382">
        <w:t xml:space="preserve"> is preserved).</w:t>
      </w:r>
    </w:p>
    <w:p w:rsidR="00BC10B8" w:rsidRDefault="00BC10B8" w:rsidP="006670CD">
      <w:pPr>
        <w:pStyle w:val="ListParagraph"/>
        <w:numPr>
          <w:ilvl w:val="1"/>
          <w:numId w:val="25"/>
        </w:numPr>
      </w:pPr>
      <w:r w:rsidRPr="00B758B9">
        <w:rPr>
          <w:b/>
        </w:rPr>
        <w:t>Delete current whisker</w:t>
      </w:r>
      <w:r w:rsidR="00B758B9" w:rsidRPr="00B758B9">
        <w:rPr>
          <w:b/>
        </w:rPr>
        <w:t>:</w:t>
      </w:r>
      <w:r w:rsidR="00B758B9">
        <w:t xml:space="preserve"> Pressing this button will delete </w:t>
      </w:r>
      <w:r w:rsidR="00E45382">
        <w:t xml:space="preserve">all </w:t>
      </w:r>
      <w:r w:rsidR="00B758B9">
        <w:t xml:space="preserve">tracking </w:t>
      </w:r>
      <w:r w:rsidR="00E45382">
        <w:t xml:space="preserve">data </w:t>
      </w:r>
      <w:r w:rsidR="00B758B9">
        <w:t xml:space="preserve">and information </w:t>
      </w:r>
      <w:r w:rsidR="00E45382">
        <w:t>relate</w:t>
      </w:r>
      <w:r w:rsidR="008F0BBA">
        <w:t>d</w:t>
      </w:r>
      <w:r w:rsidR="00E45382">
        <w:t xml:space="preserve"> </w:t>
      </w:r>
      <w:r w:rsidR="00B758B9">
        <w:t>to the current whisker.</w:t>
      </w:r>
    </w:p>
    <w:p w:rsidR="00BC10B8" w:rsidRDefault="00BC10B8"/>
    <w:p w:rsidR="00BC10B8" w:rsidRPr="00AB3DA8" w:rsidRDefault="00BC10B8" w:rsidP="006670CD">
      <w:pPr>
        <w:pStyle w:val="ListParagraph"/>
        <w:numPr>
          <w:ilvl w:val="0"/>
          <w:numId w:val="25"/>
        </w:numPr>
        <w:rPr>
          <w:b/>
          <w:sz w:val="24"/>
          <w:szCs w:val="24"/>
        </w:rPr>
      </w:pPr>
      <w:r w:rsidRPr="00AB3DA8">
        <w:rPr>
          <w:b/>
          <w:sz w:val="24"/>
          <w:szCs w:val="24"/>
        </w:rPr>
        <w:t>Tracking parameters</w:t>
      </w:r>
    </w:p>
    <w:p w:rsidR="00AB3DA8" w:rsidRDefault="00AB3DA8" w:rsidP="00AB3DA8">
      <w:pPr>
        <w:pStyle w:val="ListParagraph"/>
        <w:ind w:left="360"/>
      </w:pPr>
    </w:p>
    <w:p w:rsidR="00BC10B8" w:rsidRPr="00DE1A93" w:rsidRDefault="00BC10B8" w:rsidP="006670CD">
      <w:pPr>
        <w:pStyle w:val="ListParagraph"/>
        <w:numPr>
          <w:ilvl w:val="1"/>
          <w:numId w:val="25"/>
        </w:numPr>
        <w:rPr>
          <w:color w:val="92D050"/>
        </w:rPr>
      </w:pPr>
      <w:r w:rsidRPr="007C1122">
        <w:rPr>
          <w:b/>
        </w:rPr>
        <w:t>Plot contour</w:t>
      </w:r>
      <w:r w:rsidR="004479BB" w:rsidRPr="007C1122">
        <w:rPr>
          <w:b/>
        </w:rPr>
        <w:t>:</w:t>
      </w:r>
      <w:r w:rsidR="004479BB">
        <w:t xml:space="preserve"> Pressing this button will </w:t>
      </w:r>
      <w:r w:rsidR="00E45382">
        <w:t xml:space="preserve">display </w:t>
      </w:r>
      <w:r w:rsidR="004479BB">
        <w:t>the snout contour in both views</w:t>
      </w:r>
      <w:r w:rsidR="00FC1610">
        <w:t xml:space="preserve"> for</w:t>
      </w:r>
      <w:bookmarkStart w:id="23" w:name="_GoBack"/>
      <w:bookmarkEnd w:id="23"/>
      <w:r w:rsidR="00FC1610">
        <w:t xml:space="preserve"> tracked frames</w:t>
      </w:r>
      <w:r w:rsidR="004479BB">
        <w:t>.</w:t>
      </w:r>
      <w:r w:rsidR="00DE1A93">
        <w:t xml:space="preserve"> </w:t>
      </w:r>
      <w:r w:rsidR="00DE1A93" w:rsidRPr="00DE1A93">
        <w:rPr>
          <w:color w:val="92D050"/>
        </w:rPr>
        <w:t>(optional)</w:t>
      </w:r>
    </w:p>
    <w:p w:rsidR="00BC10B8" w:rsidRDefault="00BC10B8" w:rsidP="006670CD">
      <w:pPr>
        <w:pStyle w:val="ListParagraph"/>
        <w:numPr>
          <w:ilvl w:val="1"/>
          <w:numId w:val="25"/>
        </w:numPr>
      </w:pPr>
      <w:r w:rsidRPr="00E45382">
        <w:rPr>
          <w:b/>
        </w:rPr>
        <w:t>Frame interval</w:t>
      </w:r>
      <w:r w:rsidR="004479BB" w:rsidRPr="00E45382">
        <w:rPr>
          <w:b/>
        </w:rPr>
        <w:t>:</w:t>
      </w:r>
      <w:r w:rsidR="004479BB">
        <w:t xml:space="preserve"> </w:t>
      </w:r>
      <w:r w:rsidR="00E45382">
        <w:t>Tracking data are displayed every “frame</w:t>
      </w:r>
      <w:r w:rsidR="004479BB">
        <w:t xml:space="preserve"> interval</w:t>
      </w:r>
      <w:r w:rsidR="00E45382">
        <w:t>”</w:t>
      </w:r>
      <w:r w:rsidR="004479BB">
        <w:t xml:space="preserve"> frames</w:t>
      </w:r>
      <w:r w:rsidR="00E45382">
        <w:t>. T</w:t>
      </w:r>
      <w:r w:rsidR="007C1122">
        <w:t xml:space="preserve">he default “1” </w:t>
      </w:r>
      <w:r w:rsidR="00E45382">
        <w:t xml:space="preserve">is to </w:t>
      </w:r>
      <w:r w:rsidR="007C1122">
        <w:t>s</w:t>
      </w:r>
      <w:r w:rsidR="004479BB">
        <w:t xml:space="preserve">how </w:t>
      </w:r>
      <w:r w:rsidR="00E45382">
        <w:t>every</w:t>
      </w:r>
      <w:r w:rsidR="004479BB">
        <w:t xml:space="preserve"> frame</w:t>
      </w:r>
      <w:r w:rsidR="00E45382">
        <w:t xml:space="preserve"> but if this slows down processing, it can be useful to use</w:t>
      </w:r>
      <w:r w:rsidR="004479BB">
        <w:t xml:space="preserve"> </w:t>
      </w:r>
      <w:r w:rsidR="00E45382">
        <w:t xml:space="preserve">a </w:t>
      </w:r>
      <w:r w:rsidR="007C1122">
        <w:t>higher value.</w:t>
      </w:r>
      <w:r w:rsidR="00E45382">
        <w:t xml:space="preserve">  Note that this parameter affects only display – all frames are always tracked.</w:t>
      </w:r>
    </w:p>
    <w:p w:rsidR="00BC10B8" w:rsidRDefault="00BC10B8" w:rsidP="006670CD">
      <w:pPr>
        <w:pStyle w:val="ListParagraph"/>
        <w:numPr>
          <w:ilvl w:val="1"/>
          <w:numId w:val="25"/>
        </w:numPr>
      </w:pPr>
      <w:r w:rsidRPr="00DA2CF5">
        <w:rPr>
          <w:b/>
        </w:rPr>
        <w:t>Snout sigma</w:t>
      </w:r>
      <w:r w:rsidR="007C1122" w:rsidRPr="00DA2CF5">
        <w:rPr>
          <w:b/>
        </w:rPr>
        <w:t>:</w:t>
      </w:r>
      <w:r w:rsidR="007C1122">
        <w:t xml:space="preserve"> Snout contour</w:t>
      </w:r>
      <w:r w:rsidR="00DD66E7">
        <w:t xml:space="preserve"> smoothness parameter</w:t>
      </w:r>
      <w:r w:rsidR="007C1122">
        <w:t xml:space="preserve">. Higher values </w:t>
      </w:r>
      <w:r w:rsidR="00DA2CF5">
        <w:t>result in</w:t>
      </w:r>
      <w:r w:rsidR="007C1122">
        <w:t xml:space="preserve"> smoother contours.</w:t>
      </w:r>
      <w:r w:rsidR="00DA2CF5">
        <w:t xml:space="preserve"> Default “12”</w:t>
      </w:r>
    </w:p>
    <w:p w:rsidR="00BC10B8" w:rsidRDefault="00BC10B8" w:rsidP="006670CD">
      <w:pPr>
        <w:pStyle w:val="ListParagraph"/>
        <w:numPr>
          <w:ilvl w:val="1"/>
          <w:numId w:val="25"/>
        </w:numPr>
      </w:pPr>
      <w:r w:rsidRPr="00AC5773">
        <w:rPr>
          <w:b/>
        </w:rPr>
        <w:t>Sigma1 prior</w:t>
      </w:r>
      <w:r w:rsidR="007C1122" w:rsidRPr="00AC5773">
        <w:rPr>
          <w:b/>
        </w:rPr>
        <w:t>:</w:t>
      </w:r>
      <w:r w:rsidR="007C1122">
        <w:t xml:space="preserve"> </w:t>
      </w:r>
      <w:r w:rsidR="00DD66E7">
        <w:t>Whisker contour temporal smoothness parameter</w:t>
      </w:r>
      <w:r w:rsidR="00DA2CF5">
        <w:t xml:space="preserve">. Higher values result in smoother </w:t>
      </w:r>
      <w:r w:rsidR="00DD66E7">
        <w:t xml:space="preserve">time series </w:t>
      </w:r>
      <w:r w:rsidR="00DA2CF5">
        <w:t xml:space="preserve">of the </w:t>
      </w:r>
      <w:r w:rsidR="00DD66E7">
        <w:t xml:space="preserve">whisker </w:t>
      </w:r>
      <w:r w:rsidR="00DA2CF5">
        <w:t>angles and curvatures.</w:t>
      </w:r>
    </w:p>
    <w:p w:rsidR="00AC5773" w:rsidRDefault="00BC10B8" w:rsidP="006670CD">
      <w:pPr>
        <w:pStyle w:val="ListParagraph"/>
        <w:numPr>
          <w:ilvl w:val="1"/>
          <w:numId w:val="25"/>
        </w:numPr>
      </w:pPr>
      <w:r w:rsidRPr="00AC5773">
        <w:rPr>
          <w:b/>
        </w:rPr>
        <w:t>Sigma2 prior</w:t>
      </w:r>
      <w:r w:rsidR="007C1122" w:rsidRPr="00AC5773">
        <w:rPr>
          <w:b/>
        </w:rPr>
        <w:t>:</w:t>
      </w:r>
      <w:r w:rsidR="00DA2CF5">
        <w:t xml:space="preserve"> </w:t>
      </w:r>
      <w:r w:rsidR="00DD66E7">
        <w:t xml:space="preserve">Whisker contour shape parameter.  </w:t>
      </w:r>
      <w:r w:rsidR="00DA2CF5">
        <w:t xml:space="preserve">Shows the current value for the factor of the distance between the middle control point and the two end control points. Higher values of Sigma_2 result in </w:t>
      </w:r>
      <w:r w:rsidR="00DD66E7">
        <w:t xml:space="preserve">the middle Bezier control point of each whisker contour being closer to the half-way point along the whisker contour.  This is important for regularising the solution for the middle control point when the whisker contour is near </w:t>
      </w:r>
      <w:r w:rsidR="00AC5773">
        <w:t>straight.</w:t>
      </w:r>
    </w:p>
    <w:p w:rsidR="00BC10B8" w:rsidRDefault="00BC10B8" w:rsidP="006670CD">
      <w:pPr>
        <w:pStyle w:val="ListParagraph"/>
        <w:numPr>
          <w:ilvl w:val="1"/>
          <w:numId w:val="25"/>
        </w:numPr>
      </w:pPr>
      <w:r w:rsidRPr="00AC5773">
        <w:rPr>
          <w:b/>
        </w:rPr>
        <w:t>Tracking direction</w:t>
      </w:r>
      <w:r w:rsidR="007C1122" w:rsidRPr="00AC5773">
        <w:rPr>
          <w:b/>
        </w:rPr>
        <w:t>:</w:t>
      </w:r>
      <w:r w:rsidR="00AC5773">
        <w:t xml:space="preserve"> Shows the current tracking direction</w:t>
      </w:r>
      <w:r w:rsidR="00DD66E7">
        <w:t xml:space="preserve"> </w:t>
      </w:r>
      <w:proofErr w:type="gramStart"/>
      <w:r w:rsidR="00DD66E7">
        <w:t>(</w:t>
      </w:r>
      <w:r w:rsidR="00AC5773">
        <w:t xml:space="preserve"> “</w:t>
      </w:r>
      <w:proofErr w:type="spellStart"/>
      <w:proofErr w:type="gramEnd"/>
      <w:r w:rsidR="00AC5773">
        <w:t>fwd</w:t>
      </w:r>
      <w:proofErr w:type="spellEnd"/>
      <w:r w:rsidR="00AC5773">
        <w:t xml:space="preserve">” </w:t>
      </w:r>
      <w:r w:rsidR="00DD66E7">
        <w:t xml:space="preserve">or </w:t>
      </w:r>
      <w:r w:rsidR="00AC5773">
        <w:t>“</w:t>
      </w:r>
      <w:proofErr w:type="spellStart"/>
      <w:r w:rsidR="00AC5773">
        <w:t>bkwd</w:t>
      </w:r>
      <w:proofErr w:type="spellEnd"/>
      <w:r w:rsidR="00AC5773">
        <w:t>”</w:t>
      </w:r>
      <w:ins w:id="24" w:author="Rasmus Petersen" w:date="2018-05-16T14:20:00Z">
        <w:r w:rsidR="00DD66E7">
          <w:t>)</w:t>
        </w:r>
      </w:ins>
      <w:r w:rsidR="00AC5773">
        <w:t xml:space="preserve">. </w:t>
      </w:r>
    </w:p>
    <w:p w:rsidR="00BC10B8" w:rsidRDefault="00BC10B8" w:rsidP="006670CD">
      <w:pPr>
        <w:pStyle w:val="ListParagraph"/>
        <w:numPr>
          <w:ilvl w:val="1"/>
          <w:numId w:val="25"/>
        </w:numPr>
      </w:pPr>
      <w:r w:rsidRPr="00D26DFF">
        <w:rPr>
          <w:b/>
        </w:rPr>
        <w:t>Snout outliers</w:t>
      </w:r>
      <w:r w:rsidR="007C1122" w:rsidRPr="00D26DFF">
        <w:rPr>
          <w:b/>
        </w:rPr>
        <w:t>:</w:t>
      </w:r>
      <w:r w:rsidR="00AC5773">
        <w:t xml:space="preserve"> Shows the number of points </w:t>
      </w:r>
      <w:r w:rsidR="00A779F4">
        <w:t>that will be cut from the ends of the snout</w:t>
      </w:r>
      <w:r w:rsidR="00AC5773">
        <w:t xml:space="preserve"> of </w:t>
      </w:r>
      <w:r w:rsidR="00DA05D3">
        <w:t>contour</w:t>
      </w:r>
      <w:r w:rsidR="00AC5773">
        <w:t xml:space="preserve">.  </w:t>
      </w:r>
      <w:r w:rsidR="00DA05D3">
        <w:t>(Note: this is useful when the water port is clearly visible in the horizontal view or both sides of the snout contour are visible)</w:t>
      </w:r>
    </w:p>
    <w:p w:rsidR="00BC10B8" w:rsidRDefault="00BC10B8" w:rsidP="006670CD">
      <w:pPr>
        <w:pStyle w:val="ListParagraph"/>
        <w:numPr>
          <w:ilvl w:val="1"/>
          <w:numId w:val="25"/>
        </w:numPr>
      </w:pPr>
      <w:r w:rsidRPr="003D3AB7">
        <w:rPr>
          <w:b/>
        </w:rPr>
        <w:t>Replicate last frame</w:t>
      </w:r>
      <w:r w:rsidR="007C1122" w:rsidRPr="003D3AB7">
        <w:rPr>
          <w:b/>
        </w:rPr>
        <w:t>:</w:t>
      </w:r>
      <w:r w:rsidR="007C1122">
        <w:t xml:space="preserve"> </w:t>
      </w:r>
      <w:r w:rsidR="005862B4">
        <w:t>Replicate the Bezier curve from the previous frame for the selected whiskers</w:t>
      </w:r>
      <w:r w:rsidR="00A779F4">
        <w:t xml:space="preserve">. (Note: this option is useful when sudden  and short moves happens, e.g. slips-sticks) </w:t>
      </w:r>
    </w:p>
    <w:p w:rsidR="00BC10B8" w:rsidRDefault="00BC10B8"/>
    <w:p w:rsidR="00F102BE" w:rsidRDefault="00BC10B8" w:rsidP="006670CD">
      <w:pPr>
        <w:pStyle w:val="ListParagraph"/>
        <w:numPr>
          <w:ilvl w:val="0"/>
          <w:numId w:val="25"/>
        </w:numPr>
        <w:rPr>
          <w:b/>
          <w:sz w:val="24"/>
          <w:szCs w:val="24"/>
        </w:rPr>
      </w:pPr>
      <w:r w:rsidRPr="00AB3DA8">
        <w:rPr>
          <w:b/>
          <w:sz w:val="24"/>
          <w:szCs w:val="24"/>
        </w:rPr>
        <w:t>Output/ check tracking and video</w:t>
      </w:r>
    </w:p>
    <w:p w:rsidR="00F102BE" w:rsidRPr="00F102BE" w:rsidRDefault="00F102BE" w:rsidP="00F102BE">
      <w:pPr>
        <w:pStyle w:val="ListParagraph"/>
        <w:ind w:left="360"/>
        <w:rPr>
          <w:b/>
          <w:sz w:val="24"/>
          <w:szCs w:val="24"/>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F102BE" w:rsidRDefault="00BC10B8" w:rsidP="006670CD">
      <w:pPr>
        <w:pStyle w:val="ListParagraph"/>
        <w:numPr>
          <w:ilvl w:val="1"/>
          <w:numId w:val="25"/>
        </w:numPr>
      </w:pPr>
      <w:r w:rsidRPr="00F102BE">
        <w:rPr>
          <w:b/>
        </w:rPr>
        <w:t>Plot kinematic</w:t>
      </w:r>
      <w:r w:rsidR="00DD66E7" w:rsidRPr="00F102BE">
        <w:rPr>
          <w:b/>
        </w:rPr>
        <w:t>s</w:t>
      </w:r>
      <w:r w:rsidR="00C00A79" w:rsidRPr="00F102BE">
        <w:rPr>
          <w:b/>
        </w:rPr>
        <w:t>:</w:t>
      </w:r>
      <w:r w:rsidR="00C00A79">
        <w:t xml:space="preserve"> </w:t>
      </w:r>
      <w:r w:rsidR="00DD66E7">
        <w:t>Plot results for</w:t>
      </w:r>
      <w:r w:rsidR="00C00A79">
        <w:t xml:space="preserve"> the four </w:t>
      </w:r>
      <w:r w:rsidR="00DD66E7">
        <w:t xml:space="preserve">basic </w:t>
      </w:r>
      <w:r w:rsidR="00C00A79">
        <w:t>variables</w:t>
      </w:r>
      <w:r w:rsidR="00DD66E7">
        <w:t>, that characterise</w:t>
      </w:r>
      <w:r w:rsidR="00C00A79">
        <w:t xml:space="preserve"> </w:t>
      </w:r>
      <w:r w:rsidR="00DD66E7">
        <w:t>the location and shape of the base of the whisker contours</w:t>
      </w:r>
      <w:r w:rsidR="00C00A79">
        <w:t xml:space="preserve">: Azimuth angle, Elevation angle, Horizontal </w:t>
      </w:r>
      <w:r w:rsidR="00F102BE">
        <w:t>curvature and Vertical curvature</w:t>
      </w:r>
    </w:p>
    <w:p w:rsidR="00F102BE" w:rsidRDefault="00F102BE" w:rsidP="00F102BE">
      <w:pPr>
        <w:pStyle w:val="ListParagraph"/>
        <w:ind w:left="360"/>
        <w:rPr>
          <w:b/>
          <w:i/>
        </w:rPr>
      </w:pPr>
    </w:p>
    <w:p w:rsidR="00F102BE" w:rsidRPr="00F102BE" w:rsidRDefault="00F102BE" w:rsidP="00F102BE">
      <w:pPr>
        <w:pStyle w:val="ListParagraph"/>
        <w:ind w:left="360"/>
        <w:rPr>
          <w:b/>
          <w:i/>
        </w:rPr>
      </w:pPr>
      <w:r w:rsidRPr="00F102BE">
        <w:rPr>
          <w:b/>
          <w:i/>
        </w:rPr>
        <w:t>Video playback</w:t>
      </w:r>
    </w:p>
    <w:p w:rsidR="00F102BE" w:rsidRDefault="00F102BE" w:rsidP="00F102BE">
      <w:pPr>
        <w:ind w:firstLine="360"/>
      </w:pPr>
      <w:r>
        <w:t>This section allows playing the video with the Bezier curves of all the tracked whiskers overlapped.</w:t>
      </w:r>
    </w:p>
    <w:p w:rsidR="00F102BE" w:rsidRDefault="0013097D" w:rsidP="006670CD">
      <w:pPr>
        <w:pStyle w:val="ListParagraph"/>
        <w:numPr>
          <w:ilvl w:val="1"/>
          <w:numId w:val="25"/>
        </w:numPr>
      </w:pPr>
      <w:r w:rsidRPr="00F102BE">
        <w:rPr>
          <w:b/>
        </w:rPr>
        <w:lastRenderedPageBreak/>
        <w:t>Start</w:t>
      </w:r>
      <w:r w:rsidR="00C00A79" w:rsidRPr="00F102BE">
        <w:rPr>
          <w:b/>
        </w:rPr>
        <w:t>:</w:t>
      </w:r>
      <w:r w:rsidR="00C00A79">
        <w:t xml:space="preserve"> Play the video starting </w:t>
      </w:r>
      <w:r w:rsidR="00523E5C">
        <w:t xml:space="preserve">from </w:t>
      </w:r>
      <w:r w:rsidR="00C00A79">
        <w:t>the current frame</w:t>
      </w:r>
    </w:p>
    <w:p w:rsidR="00F102BE" w:rsidRDefault="0013097D" w:rsidP="006670CD">
      <w:pPr>
        <w:pStyle w:val="ListParagraph"/>
        <w:numPr>
          <w:ilvl w:val="1"/>
          <w:numId w:val="25"/>
        </w:numPr>
      </w:pPr>
      <w:r w:rsidRPr="00F102BE">
        <w:rPr>
          <w:b/>
        </w:rPr>
        <w:t>Stop</w:t>
      </w:r>
      <w:r w:rsidR="00C00A79" w:rsidRPr="00F102BE">
        <w:rPr>
          <w:b/>
        </w:rPr>
        <w:t>:</w:t>
      </w:r>
      <w:r w:rsidR="00C00A79">
        <w:t xml:space="preserve"> </w:t>
      </w:r>
      <w:r w:rsidR="00523E5C">
        <w:t>S</w:t>
      </w:r>
      <w:r w:rsidR="00C00A79">
        <w:t>top the video</w:t>
      </w:r>
    </w:p>
    <w:p w:rsidR="00F102BE" w:rsidRDefault="0013097D" w:rsidP="006670CD">
      <w:pPr>
        <w:pStyle w:val="ListParagraph"/>
        <w:numPr>
          <w:ilvl w:val="1"/>
          <w:numId w:val="25"/>
        </w:numPr>
      </w:pPr>
      <w:r w:rsidRPr="00F102BE">
        <w:rPr>
          <w:b/>
        </w:rPr>
        <w:t>Reverse/forward</w:t>
      </w:r>
      <w:r w:rsidR="00C00A79" w:rsidRPr="00F102BE">
        <w:rPr>
          <w:b/>
        </w:rPr>
        <w:t>:</w:t>
      </w:r>
      <w:r w:rsidR="00C00A79">
        <w:t xml:space="preserve"> </w:t>
      </w:r>
      <w:r w:rsidR="00523E5C">
        <w:t xml:space="preserve">Control </w:t>
      </w:r>
      <w:r w:rsidR="00C00A79">
        <w:t>the direction in which the video is played</w:t>
      </w:r>
      <w:r w:rsidR="00523E5C">
        <w:t xml:space="preserve"> (</w:t>
      </w:r>
      <w:r w:rsidR="00C00A79">
        <w:t xml:space="preserve">“forward” </w:t>
      </w:r>
      <w:r w:rsidR="00523E5C">
        <w:t xml:space="preserve">(default) or </w:t>
      </w:r>
      <w:r w:rsidR="00C00A79">
        <w:t>“reverse”</w:t>
      </w:r>
      <w:r w:rsidR="00523E5C">
        <w:t>)</w:t>
      </w:r>
      <w:r w:rsidR="00C00A79">
        <w:t>.</w:t>
      </w:r>
    </w:p>
    <w:p w:rsidR="00F102BE" w:rsidRDefault="00C00A79" w:rsidP="006670CD">
      <w:pPr>
        <w:pStyle w:val="ListParagraph"/>
        <w:numPr>
          <w:ilvl w:val="1"/>
          <w:numId w:val="25"/>
        </w:numPr>
      </w:pPr>
      <w:r w:rsidRPr="00F102BE">
        <w:rPr>
          <w:b/>
        </w:rPr>
        <w:t>Inter-frame pause:</w:t>
      </w:r>
      <w:r>
        <w:t xml:space="preserve"> </w:t>
      </w:r>
      <w:r w:rsidR="00523E5C">
        <w:t>During video playback, p</w:t>
      </w:r>
      <w:r>
        <w:t xml:space="preserve">ause between frames of the video </w:t>
      </w:r>
      <w:r w:rsidR="00523E5C">
        <w:t>(</w:t>
      </w:r>
      <w:r>
        <w:t>in second</w:t>
      </w:r>
      <w:r w:rsidR="00523E5C">
        <w:t>s)</w:t>
      </w:r>
      <w:r>
        <w:t xml:space="preserve">. </w:t>
      </w:r>
      <w:r w:rsidR="00523E5C">
        <w:t>D</w:t>
      </w:r>
      <w:r>
        <w:t xml:space="preserve">efault </w:t>
      </w:r>
      <w:r w:rsidR="00523E5C">
        <w:t xml:space="preserve">is </w:t>
      </w:r>
      <w:r>
        <w:t>“0.1</w:t>
      </w:r>
      <w:r w:rsidR="00523E5C">
        <w:t xml:space="preserve"> s</w:t>
      </w:r>
      <w:r>
        <w:t>”.</w:t>
      </w:r>
    </w:p>
    <w:p w:rsidR="00F102BE" w:rsidRDefault="0013097D" w:rsidP="006670CD">
      <w:pPr>
        <w:pStyle w:val="ListParagraph"/>
        <w:numPr>
          <w:ilvl w:val="1"/>
          <w:numId w:val="25"/>
        </w:numPr>
      </w:pPr>
      <w:r w:rsidRPr="00F102BE">
        <w:rPr>
          <w:b/>
        </w:rPr>
        <w:t>Frame interval</w:t>
      </w:r>
      <w:r w:rsidR="00C00A79" w:rsidRPr="00F102BE">
        <w:rPr>
          <w:b/>
        </w:rPr>
        <w:t>:</w:t>
      </w:r>
      <w:r w:rsidR="00C00A79">
        <w:t xml:space="preserve"> </w:t>
      </w:r>
      <w:r w:rsidR="00523E5C">
        <w:t>During video playback, display one out of every ‘frame interval’ frames.  D</w:t>
      </w:r>
      <w:r w:rsidR="00C00A79">
        <w:t xml:space="preserve">efault </w:t>
      </w:r>
      <w:r w:rsidR="00523E5C">
        <w:t xml:space="preserve">is </w:t>
      </w:r>
      <w:r w:rsidR="00C00A79">
        <w:t xml:space="preserve">“1” (show </w:t>
      </w:r>
      <w:r w:rsidR="00523E5C">
        <w:t>every</w:t>
      </w:r>
      <w:r w:rsidR="00C00A79">
        <w:t xml:space="preserve"> frame).</w:t>
      </w:r>
    </w:p>
    <w:p w:rsidR="0013097D" w:rsidRDefault="0013097D" w:rsidP="006670CD">
      <w:pPr>
        <w:pStyle w:val="ListParagraph"/>
        <w:numPr>
          <w:ilvl w:val="1"/>
          <w:numId w:val="25"/>
        </w:numPr>
      </w:pPr>
      <w:r w:rsidRPr="00F102BE">
        <w:rPr>
          <w:b/>
        </w:rPr>
        <w:t>Go to start</w:t>
      </w:r>
      <w:r w:rsidR="00AA7D8A" w:rsidRPr="00F102BE">
        <w:rPr>
          <w:b/>
        </w:rPr>
        <w:t>:</w:t>
      </w:r>
      <w:r w:rsidR="00AA7D8A">
        <w:t xml:space="preserve"> </w:t>
      </w:r>
      <w:r w:rsidR="00523E5C">
        <w:t>Go to</w:t>
      </w:r>
      <w:r w:rsidR="00AA7D8A">
        <w:t xml:space="preserve"> first frame of the </w:t>
      </w:r>
      <w:r w:rsidR="00523E5C">
        <w:t xml:space="preserve">video (in both </w:t>
      </w:r>
      <w:r w:rsidR="00AA7D8A">
        <w:t>horizontal and vertical view</w:t>
      </w:r>
      <w:r w:rsidR="00523E5C">
        <w:t>s)</w:t>
      </w:r>
      <w:r w:rsidR="00AA7D8A">
        <w:t xml:space="preserve">. </w:t>
      </w:r>
    </w:p>
    <w:p w:rsidR="00F102BE" w:rsidRDefault="00F102BE" w:rsidP="00F102BE">
      <w:pPr>
        <w:pStyle w:val="ListParagraph"/>
        <w:ind w:left="1152"/>
        <w:rPr>
          <w:b/>
        </w:rPr>
      </w:pPr>
    </w:p>
    <w:p w:rsidR="00F102BE" w:rsidRDefault="00F102BE" w:rsidP="00F102BE">
      <w:pPr>
        <w:pStyle w:val="ListParagraph"/>
        <w:ind w:left="1152"/>
      </w:pPr>
    </w:p>
    <w:p w:rsidR="0013097D" w:rsidRPr="00F102BE" w:rsidRDefault="0013097D" w:rsidP="006670CD">
      <w:pPr>
        <w:pStyle w:val="ListParagraph"/>
        <w:numPr>
          <w:ilvl w:val="0"/>
          <w:numId w:val="25"/>
        </w:numPr>
        <w:rPr>
          <w:b/>
          <w:sz w:val="24"/>
          <w:szCs w:val="24"/>
        </w:rPr>
      </w:pPr>
      <w:r w:rsidRPr="00F102BE">
        <w:rPr>
          <w:b/>
          <w:sz w:val="24"/>
          <w:szCs w:val="24"/>
        </w:rPr>
        <w:t>Track current video</w:t>
      </w:r>
    </w:p>
    <w:p w:rsidR="00AB3DA8" w:rsidRDefault="00AB3DA8" w:rsidP="00AB3DA8">
      <w:pPr>
        <w:pStyle w:val="ListParagraph"/>
      </w:pPr>
    </w:p>
    <w:p w:rsidR="00DE1A93" w:rsidRDefault="0013097D" w:rsidP="00F102BE">
      <w:pPr>
        <w:pStyle w:val="ListParagraph"/>
        <w:numPr>
          <w:ilvl w:val="1"/>
          <w:numId w:val="25"/>
        </w:numPr>
      </w:pPr>
      <w:r w:rsidRPr="00F102BE">
        <w:rPr>
          <w:b/>
        </w:rPr>
        <w:t>Fit snakes</w:t>
      </w:r>
      <w:r w:rsidR="00DE1A93">
        <w:t xml:space="preserve">: If all the selected whiskers were tracked in the previous frame, pressing “Fit snakes” will fit Bezier curves to the selected whiskers </w:t>
      </w:r>
      <w:r w:rsidR="006F39E3">
        <w:t xml:space="preserve">in the current frame </w:t>
      </w:r>
      <w:r w:rsidR="00DE1A93">
        <w:t xml:space="preserve">and will </w:t>
      </w:r>
      <w:r w:rsidR="00523E5C">
        <w:t xml:space="preserve">then </w:t>
      </w:r>
      <w:r w:rsidR="00DE1A93">
        <w:t>show the next frame</w:t>
      </w:r>
      <w:r w:rsidR="006F39E3">
        <w:t xml:space="preserve"> to be tracked</w:t>
      </w:r>
      <w:r w:rsidR="00DE1A93">
        <w:t xml:space="preserve">. If any of the whiskers </w:t>
      </w:r>
      <w:r w:rsidR="00523E5C">
        <w:t xml:space="preserve">were </w:t>
      </w:r>
      <w:r w:rsidR="00DE1A93">
        <w:t xml:space="preserve">not tracked in the previous frame, pressing “Fit snakes” will prompt the user to initialise </w:t>
      </w:r>
      <w:r w:rsidR="008F0BBA">
        <w:t>those whiskers</w:t>
      </w:r>
      <w:r w:rsidR="00DE1A93">
        <w:t>.  To initialise the whiskers, select</w:t>
      </w:r>
      <w:r w:rsidR="00523E5C">
        <w:t>, using mouse clicks,</w:t>
      </w:r>
      <w:r w:rsidR="00DE1A93">
        <w:t xml:space="preserve"> the first, second and third control point of the Bezier curve in the horizontal view </w:t>
      </w:r>
      <w:r w:rsidR="00523E5C">
        <w:t xml:space="preserve">(starting with that </w:t>
      </w:r>
      <w:r w:rsidR="00DE1A93">
        <w:t xml:space="preserve">closest to the </w:t>
      </w:r>
      <w:r w:rsidR="00523E5C">
        <w:t>snout)</w:t>
      </w:r>
      <w:r w:rsidR="00D105F9">
        <w:t>. Then, select (in the same order) control points in the vertical view</w:t>
      </w:r>
      <w:r w:rsidR="00523E5C">
        <w:t>,</w:t>
      </w:r>
      <w:r w:rsidR="00D105F9">
        <w:t xml:space="preserve"> following the guides showed on the screen.</w:t>
      </w:r>
    </w:p>
    <w:p w:rsidR="006F39E3" w:rsidRDefault="006F39E3" w:rsidP="006F39E3">
      <w:pPr>
        <w:pStyle w:val="ListParagraph"/>
      </w:pPr>
    </w:p>
    <w:p w:rsidR="0013097D" w:rsidRDefault="0013097D" w:rsidP="00F102BE">
      <w:pPr>
        <w:pStyle w:val="ListParagraph"/>
        <w:numPr>
          <w:ilvl w:val="1"/>
          <w:numId w:val="25"/>
        </w:numPr>
      </w:pPr>
      <w:r w:rsidRPr="00694D09">
        <w:rPr>
          <w:b/>
        </w:rPr>
        <w:t>Continuous tracking</w:t>
      </w:r>
      <w:r w:rsidR="006F39E3" w:rsidRPr="00694D09">
        <w:rPr>
          <w:b/>
        </w:rPr>
        <w:t>:</w:t>
      </w:r>
      <w:r w:rsidR="006F39E3">
        <w:t xml:space="preserve"> </w:t>
      </w:r>
      <w:r w:rsidR="00E86D8B">
        <w:t xml:space="preserve">If this option is selected and then “Fit snakes” is pressed, </w:t>
      </w:r>
      <w:r w:rsidR="007F65D4">
        <w:t>track</w:t>
      </w:r>
      <w:r w:rsidR="00BB2DB2">
        <w:t>ing proceeds automatically from frame to frame</w:t>
      </w:r>
      <w:r w:rsidR="00E86D8B">
        <w:t xml:space="preserve"> until: a) “Continuous tracking” is deselected, b) </w:t>
      </w:r>
      <w:r w:rsidR="007F65D4">
        <w:t>the end of the video is reached</w:t>
      </w:r>
      <w:r w:rsidR="00E86D8B">
        <w:t xml:space="preserve"> or c) </w:t>
      </w:r>
      <w:r w:rsidR="00BB2DB2">
        <w:t>tracking fails for</w:t>
      </w:r>
      <w:r w:rsidR="00E86D8B">
        <w:t xml:space="preserve"> </w:t>
      </w:r>
      <w:r w:rsidR="008F0BBA">
        <w:t xml:space="preserve">all </w:t>
      </w:r>
      <w:r w:rsidR="00E86D8B">
        <w:t>selected whiskers.</w:t>
      </w:r>
    </w:p>
    <w:p w:rsidR="0013097D" w:rsidRDefault="0013097D"/>
    <w:p w:rsidR="0013097D" w:rsidRPr="00AB3DA8" w:rsidRDefault="0013097D" w:rsidP="00F102BE">
      <w:pPr>
        <w:pStyle w:val="ListParagraph"/>
        <w:numPr>
          <w:ilvl w:val="0"/>
          <w:numId w:val="25"/>
        </w:numPr>
        <w:rPr>
          <w:b/>
          <w:sz w:val="24"/>
          <w:szCs w:val="24"/>
        </w:rPr>
      </w:pPr>
      <w:r w:rsidRPr="00AB3DA8">
        <w:rPr>
          <w:b/>
          <w:sz w:val="24"/>
          <w:szCs w:val="24"/>
        </w:rPr>
        <w:t>Track batches of videos</w:t>
      </w:r>
    </w:p>
    <w:p w:rsidR="00694D09" w:rsidRDefault="00694D09" w:rsidP="00694D09">
      <w:r>
        <w:t xml:space="preserve">This section allows </w:t>
      </w:r>
      <w:r w:rsidR="005628DC">
        <w:t>tracking</w:t>
      </w:r>
      <w:r>
        <w:t xml:space="preserve"> multiple videos consecutively. To use this section at least one .tr4 file with the whiskers tracked must be available. </w:t>
      </w:r>
    </w:p>
    <w:p w:rsidR="00E463AA" w:rsidRDefault="00E463AA" w:rsidP="00E463AA"/>
    <w:p w:rsidR="00E463AA" w:rsidRDefault="0013097D" w:rsidP="006670CD">
      <w:pPr>
        <w:pStyle w:val="ListParagraph"/>
        <w:numPr>
          <w:ilvl w:val="1"/>
          <w:numId w:val="25"/>
        </w:numPr>
      </w:pPr>
      <w:r w:rsidRPr="00C20472">
        <w:rPr>
          <w:b/>
        </w:rPr>
        <w:t xml:space="preserve">Choose </w:t>
      </w:r>
      <w:proofErr w:type="spellStart"/>
      <w:r w:rsidRPr="00C20472">
        <w:rPr>
          <w:b/>
        </w:rPr>
        <w:t>init</w:t>
      </w:r>
      <w:proofErr w:type="spellEnd"/>
      <w:r w:rsidRPr="00C20472">
        <w:rPr>
          <w:b/>
        </w:rPr>
        <w:t xml:space="preserve"> file</w:t>
      </w:r>
      <w:r w:rsidR="00694D09" w:rsidRPr="00C20472">
        <w:rPr>
          <w:b/>
        </w:rPr>
        <w:t>:</w:t>
      </w:r>
      <w:r w:rsidR="00694D09">
        <w:t xml:space="preserve"> </w:t>
      </w:r>
      <w:r w:rsidR="00E463AA">
        <w:t>Menu that contains all</w:t>
      </w:r>
      <w:ins w:id="25" w:author="Andrea Colins Rodriguez" w:date="2018-05-18T14:03:00Z">
        <w:r w:rsidR="008F0BBA">
          <w:t xml:space="preserve"> </w:t>
        </w:r>
      </w:ins>
      <w:r w:rsidR="00E463AA">
        <w:t xml:space="preserve">.tr4 files in the folder corresponding to the horizontal view. Selecting a .tr4 file </w:t>
      </w:r>
      <w:r w:rsidR="00BB2DB2">
        <w:t>loads</w:t>
      </w:r>
      <w:r w:rsidR="00E463AA">
        <w:t xml:space="preserve"> samples of the Bezier curves for all whisker</w:t>
      </w:r>
      <w:r w:rsidR="00BB2DB2">
        <w:t>s</w:t>
      </w:r>
      <w:r w:rsidR="00E463AA">
        <w:t xml:space="preserve"> </w:t>
      </w:r>
      <w:r w:rsidR="00BB2DB2">
        <w:t xml:space="preserve">from that file.  </w:t>
      </w:r>
      <w:proofErr w:type="spellStart"/>
      <w:r w:rsidR="00BB2DB2">
        <w:t>WhiskerMan</w:t>
      </w:r>
      <w:proofErr w:type="spellEnd"/>
      <w:r w:rsidR="00BB2DB2">
        <w:t xml:space="preserve"> </w:t>
      </w:r>
      <w:r w:rsidR="00E463AA">
        <w:t xml:space="preserve">will </w:t>
      </w:r>
      <w:r w:rsidR="00BB2DB2">
        <w:t xml:space="preserve">then </w:t>
      </w:r>
      <w:r w:rsidR="00E463AA">
        <w:t xml:space="preserve">attempt to initialise the whiskers in the current video </w:t>
      </w:r>
      <w:r w:rsidR="00BB2DB2">
        <w:t xml:space="preserve">using those data, </w:t>
      </w:r>
      <w:r w:rsidR="00E463AA">
        <w:t>without manual initialisation.</w:t>
      </w:r>
    </w:p>
    <w:p w:rsidR="00E463AA" w:rsidRDefault="00E463AA" w:rsidP="006670CD">
      <w:pPr>
        <w:pStyle w:val="ListParagraph"/>
        <w:numPr>
          <w:ilvl w:val="1"/>
          <w:numId w:val="25"/>
        </w:numPr>
      </w:pPr>
      <w:r w:rsidRPr="00C20472">
        <w:rPr>
          <w:b/>
        </w:rPr>
        <w:t>Choose batch file:</w:t>
      </w:r>
      <w:r w:rsidRPr="00E463AA">
        <w:t xml:space="preserve"> </w:t>
      </w:r>
      <w:r>
        <w:t xml:space="preserve">Menu that contains all the .bat files in the folder corresponding to the horizontal view.  </w:t>
      </w:r>
      <w:r w:rsidR="00BB2DB2">
        <w:t xml:space="preserve">A </w:t>
      </w:r>
      <w:r>
        <w:t xml:space="preserve">.bat </w:t>
      </w:r>
      <w:r w:rsidR="00BB2DB2">
        <w:t xml:space="preserve">(batch) </w:t>
      </w:r>
      <w:r>
        <w:t>file</w:t>
      </w:r>
      <w:r w:rsidR="00BB2DB2">
        <w:t xml:space="preserve"> is a text file </w:t>
      </w:r>
      <w:r>
        <w:t>contain</w:t>
      </w:r>
      <w:r w:rsidR="00BB2DB2">
        <w:t xml:space="preserve">ing a </w:t>
      </w:r>
      <w:r w:rsidR="002A264F">
        <w:t xml:space="preserve">list of </w:t>
      </w:r>
      <w:r>
        <w:t>.</w:t>
      </w:r>
      <w:proofErr w:type="spellStart"/>
      <w:r>
        <w:t>dat</w:t>
      </w:r>
      <w:proofErr w:type="spellEnd"/>
      <w:r>
        <w:t xml:space="preserve"> files (horizontal and vertical videos) to be tracked</w:t>
      </w:r>
      <w:r w:rsidR="00BB2DB2">
        <w:t xml:space="preserve"> (one per line)</w:t>
      </w:r>
      <w:r>
        <w:t>.</w:t>
      </w:r>
    </w:p>
    <w:p w:rsidR="0013097D" w:rsidRDefault="0013097D" w:rsidP="006670CD">
      <w:pPr>
        <w:pStyle w:val="ListParagraph"/>
        <w:numPr>
          <w:ilvl w:val="1"/>
          <w:numId w:val="25"/>
        </w:numPr>
      </w:pPr>
      <w:r w:rsidRPr="00C20472">
        <w:rPr>
          <w:b/>
        </w:rPr>
        <w:t>Start batch file</w:t>
      </w:r>
      <w:r w:rsidR="00E463AA" w:rsidRPr="00C20472">
        <w:rPr>
          <w:b/>
        </w:rPr>
        <w:t>:</w:t>
      </w:r>
      <w:r w:rsidR="005628DC">
        <w:t xml:space="preserve"> </w:t>
      </w:r>
      <w:r w:rsidR="00BB2DB2">
        <w:t>S</w:t>
      </w:r>
      <w:r w:rsidR="005628DC">
        <w:t>tart track</w:t>
      </w:r>
      <w:r w:rsidR="00BB2DB2">
        <w:t>ing</w:t>
      </w:r>
      <w:r w:rsidR="005628DC">
        <w:t xml:space="preserve"> the videos in the selected </w:t>
      </w:r>
      <w:r w:rsidR="00BB2DB2">
        <w:t xml:space="preserve">.bat file </w:t>
      </w:r>
      <w:r w:rsidR="005628DC">
        <w:t xml:space="preserve">batch. If </w:t>
      </w:r>
      <w:r w:rsidR="00BB2DB2">
        <w:t xml:space="preserve">tracking fails at some point for a given </w:t>
      </w:r>
      <w:r w:rsidR="005628DC">
        <w:t>video</w:t>
      </w:r>
      <w:r w:rsidR="00BB2DB2">
        <w:t xml:space="preserve">, tracking data for that </w:t>
      </w:r>
      <w:r w:rsidR="005628DC">
        <w:t>video will saved in the</w:t>
      </w:r>
      <w:r w:rsidR="00BB2DB2">
        <w:t xml:space="preserve"> corresponding</w:t>
      </w:r>
      <w:r w:rsidR="005628DC">
        <w:t xml:space="preserve"> .tr4 file and </w:t>
      </w:r>
      <w:r w:rsidR="00BB2DB2">
        <w:t xml:space="preserve">tracking of </w:t>
      </w:r>
      <w:r w:rsidR="005628DC">
        <w:t xml:space="preserve">the next video in the .bat file will </w:t>
      </w:r>
      <w:r w:rsidR="00BB2DB2">
        <w:t>commence</w:t>
      </w:r>
      <w:r w:rsidR="005628DC">
        <w:t>.</w:t>
      </w:r>
    </w:p>
    <w:p w:rsidR="00C20472" w:rsidRDefault="00941E0E" w:rsidP="00C20472">
      <w:r>
        <w:br w:type="page"/>
      </w:r>
    </w:p>
    <w:p w:rsidR="0013097D" w:rsidRPr="00C20472" w:rsidRDefault="002D12F0" w:rsidP="007C756C">
      <w:pPr>
        <w:pStyle w:val="ListParagraph"/>
        <w:numPr>
          <w:ilvl w:val="0"/>
          <w:numId w:val="21"/>
        </w:numPr>
        <w:rPr>
          <w:b/>
          <w:sz w:val="28"/>
          <w:szCs w:val="32"/>
        </w:rPr>
      </w:pPr>
      <w:r>
        <w:rPr>
          <w:b/>
          <w:sz w:val="28"/>
          <w:szCs w:val="32"/>
        </w:rPr>
        <w:lastRenderedPageBreak/>
        <w:t>Keyboard</w:t>
      </w:r>
      <w:r w:rsidR="00E86D8B" w:rsidRPr="00C20472">
        <w:rPr>
          <w:b/>
          <w:sz w:val="28"/>
          <w:szCs w:val="32"/>
        </w:rPr>
        <w:t xml:space="preserve"> commands</w:t>
      </w:r>
    </w:p>
    <w:p w:rsidR="00C20472" w:rsidRPr="00D06DCB" w:rsidRDefault="00BB2DB2" w:rsidP="007C756C">
      <w:pPr>
        <w:pStyle w:val="ListParagraph"/>
        <w:numPr>
          <w:ilvl w:val="0"/>
          <w:numId w:val="20"/>
        </w:numPr>
        <w:rPr>
          <w:b/>
          <w:sz w:val="24"/>
        </w:rPr>
      </w:pPr>
      <w:r>
        <w:rPr>
          <w:b/>
          <w:sz w:val="24"/>
        </w:rPr>
        <w:t>Navigation</w:t>
      </w:r>
      <w:r w:rsidRPr="00D06DCB">
        <w:rPr>
          <w:b/>
          <w:sz w:val="24"/>
        </w:rPr>
        <w:t xml:space="preserve"> </w:t>
      </w:r>
      <w:r w:rsidR="007C756C" w:rsidRPr="00D06DCB">
        <w:rPr>
          <w:b/>
          <w:sz w:val="24"/>
        </w:rPr>
        <w:t xml:space="preserve">though </w:t>
      </w:r>
      <w:r>
        <w:rPr>
          <w:b/>
          <w:sz w:val="24"/>
        </w:rPr>
        <w:t>the video</w:t>
      </w:r>
    </w:p>
    <w:p w:rsidR="007C756C" w:rsidRDefault="007C756C" w:rsidP="007C756C">
      <w:pPr>
        <w:pStyle w:val="ListParagraph"/>
        <w:ind w:left="360"/>
      </w:pPr>
    </w:p>
    <w:p w:rsidR="00AB3DA8" w:rsidRDefault="00AB3DA8" w:rsidP="007C756C">
      <w:pPr>
        <w:pStyle w:val="ListParagraph"/>
        <w:numPr>
          <w:ilvl w:val="1"/>
          <w:numId w:val="20"/>
        </w:numPr>
      </w:pPr>
      <w:r>
        <w:t>Right arrow= advance 1 frame forward</w:t>
      </w:r>
    </w:p>
    <w:p w:rsidR="007C756C" w:rsidRDefault="007C756C" w:rsidP="007C756C">
      <w:pPr>
        <w:pStyle w:val="ListParagraph"/>
        <w:numPr>
          <w:ilvl w:val="1"/>
          <w:numId w:val="20"/>
        </w:numPr>
      </w:pPr>
      <w:r>
        <w:t>Shift+</w:t>
      </w:r>
      <w:r w:rsidRPr="00AB3DA8">
        <w:t xml:space="preserve"> </w:t>
      </w:r>
      <w:r>
        <w:t>Right arrow= advance 10 frames forward</w:t>
      </w:r>
    </w:p>
    <w:p w:rsidR="007C756C" w:rsidRDefault="007C756C" w:rsidP="007C756C">
      <w:pPr>
        <w:pStyle w:val="ListParagraph"/>
        <w:numPr>
          <w:ilvl w:val="1"/>
          <w:numId w:val="20"/>
        </w:numPr>
      </w:pPr>
      <w:r>
        <w:t>Ctrl+</w:t>
      </w:r>
      <w:r w:rsidRPr="00AB3DA8">
        <w:t xml:space="preserve"> </w:t>
      </w:r>
      <w:r>
        <w:t>Right arrow= advance 100 frames forward</w:t>
      </w:r>
    </w:p>
    <w:p w:rsidR="00AB3DA8" w:rsidRDefault="00AB3DA8" w:rsidP="007C756C">
      <w:pPr>
        <w:pStyle w:val="ListParagraph"/>
        <w:numPr>
          <w:ilvl w:val="1"/>
          <w:numId w:val="20"/>
        </w:numPr>
      </w:pPr>
      <w:r>
        <w:t>Left arrow= advance 1 frame backward</w:t>
      </w:r>
    </w:p>
    <w:p w:rsidR="007C756C" w:rsidRDefault="007C756C" w:rsidP="007C756C">
      <w:pPr>
        <w:pStyle w:val="ListParagraph"/>
        <w:numPr>
          <w:ilvl w:val="1"/>
          <w:numId w:val="20"/>
        </w:numPr>
      </w:pPr>
      <w:r>
        <w:t>Shift+</w:t>
      </w:r>
      <w:r w:rsidRPr="00AB3DA8">
        <w:t xml:space="preserve"> </w:t>
      </w:r>
      <w:r>
        <w:t>Left arrow= advance 10 frames forward</w:t>
      </w:r>
    </w:p>
    <w:p w:rsidR="00AB3DA8" w:rsidRDefault="00AB3DA8" w:rsidP="007C756C">
      <w:pPr>
        <w:pStyle w:val="ListParagraph"/>
        <w:numPr>
          <w:ilvl w:val="1"/>
          <w:numId w:val="20"/>
        </w:numPr>
      </w:pPr>
      <w:r>
        <w:t>Ctrl+</w:t>
      </w:r>
      <w:r w:rsidRPr="00AB3DA8">
        <w:t xml:space="preserve"> </w:t>
      </w:r>
      <w:r>
        <w:t>Left arrow= advance 100 frames backward</w:t>
      </w:r>
    </w:p>
    <w:p w:rsidR="007C756C" w:rsidRDefault="007C756C" w:rsidP="007C756C">
      <w:pPr>
        <w:pStyle w:val="ListParagraph"/>
        <w:ind w:left="360"/>
      </w:pPr>
    </w:p>
    <w:p w:rsidR="007C756C" w:rsidRPr="00D06DCB" w:rsidRDefault="007C756C" w:rsidP="007C756C">
      <w:pPr>
        <w:pStyle w:val="ListParagraph"/>
        <w:numPr>
          <w:ilvl w:val="0"/>
          <w:numId w:val="20"/>
        </w:numPr>
        <w:rPr>
          <w:b/>
          <w:sz w:val="24"/>
        </w:rPr>
      </w:pPr>
      <w:r w:rsidRPr="00D06DCB">
        <w:rPr>
          <w:b/>
          <w:sz w:val="24"/>
        </w:rPr>
        <w:t xml:space="preserve">Manual editing </w:t>
      </w:r>
      <w:r w:rsidR="00BB2DB2">
        <w:rPr>
          <w:b/>
          <w:sz w:val="24"/>
        </w:rPr>
        <w:t>of Bezier control points</w:t>
      </w:r>
    </w:p>
    <w:p w:rsidR="007C756C" w:rsidRDefault="007C756C" w:rsidP="007C756C">
      <w:pPr>
        <w:pStyle w:val="ListParagraph"/>
        <w:ind w:left="360"/>
      </w:pPr>
    </w:p>
    <w:p w:rsidR="002D12F0" w:rsidRDefault="002D12F0" w:rsidP="007C756C">
      <w:pPr>
        <w:pStyle w:val="ListParagraph"/>
        <w:numPr>
          <w:ilvl w:val="1"/>
          <w:numId w:val="22"/>
        </w:numPr>
      </w:pPr>
      <w:r>
        <w:t xml:space="preserve">w= change </w:t>
      </w:r>
      <w:r w:rsidR="00A35B45">
        <w:t>current whisker</w:t>
      </w:r>
      <w:r>
        <w:t>.</w:t>
      </w:r>
    </w:p>
    <w:p w:rsidR="00AB3DA8" w:rsidRDefault="00A35B45" w:rsidP="007C756C">
      <w:pPr>
        <w:pStyle w:val="ListParagraph"/>
        <w:numPr>
          <w:ilvl w:val="1"/>
          <w:numId w:val="22"/>
        </w:numPr>
      </w:pPr>
      <w:r>
        <w:t xml:space="preserve">Down </w:t>
      </w:r>
      <w:r w:rsidR="002D12F0">
        <w:t>arrow= start manual editing mode for current whisker (selected with w)</w:t>
      </w:r>
    </w:p>
    <w:p w:rsidR="00941E0E" w:rsidRDefault="00941E0E" w:rsidP="00941E0E">
      <w:pPr>
        <w:pStyle w:val="ListParagraph"/>
        <w:numPr>
          <w:ilvl w:val="1"/>
          <w:numId w:val="22"/>
        </w:numPr>
      </w:pPr>
      <w:r>
        <w:t>Up arrow= start manual editing mode for current whisker (selected with w)</w:t>
      </w:r>
    </w:p>
    <w:p w:rsidR="00941E0E" w:rsidRDefault="00941E0E" w:rsidP="00941E0E">
      <w:pPr>
        <w:pStyle w:val="ListParagraph"/>
        <w:ind w:left="792"/>
      </w:pPr>
    </w:p>
    <w:p w:rsidR="002D12F0" w:rsidRDefault="002D12F0" w:rsidP="007C756C">
      <w:pPr>
        <w:pStyle w:val="ListParagraph"/>
        <w:ind w:left="792"/>
      </w:pPr>
      <w:r>
        <w:t>Once in the manual editing mode:</w:t>
      </w:r>
    </w:p>
    <w:p w:rsidR="00941E0E" w:rsidRDefault="00941E0E" w:rsidP="007C756C">
      <w:pPr>
        <w:pStyle w:val="ListParagraph"/>
        <w:ind w:left="792"/>
      </w:pPr>
    </w:p>
    <w:p w:rsidR="00AB3DA8" w:rsidRDefault="00A35B45" w:rsidP="007C756C">
      <w:pPr>
        <w:pStyle w:val="ListParagraph"/>
        <w:numPr>
          <w:ilvl w:val="1"/>
          <w:numId w:val="22"/>
        </w:numPr>
      </w:pPr>
      <w:r>
        <w:t>Down</w:t>
      </w:r>
      <w:r w:rsidR="002D12F0">
        <w:t xml:space="preserve"> arrow= </w:t>
      </w:r>
      <w:r w:rsidR="00BB2DB2">
        <w:t xml:space="preserve">Change the currently selected </w:t>
      </w:r>
      <w:r w:rsidR="002D12F0">
        <w:t>control point</w:t>
      </w:r>
    </w:p>
    <w:p w:rsidR="00941E0E" w:rsidRDefault="00941E0E" w:rsidP="00941E0E">
      <w:pPr>
        <w:pStyle w:val="ListParagraph"/>
        <w:numPr>
          <w:ilvl w:val="1"/>
          <w:numId w:val="22"/>
        </w:numPr>
      </w:pPr>
      <w:r>
        <w:t>Up arrow= Change the currently selected control point</w:t>
      </w:r>
    </w:p>
    <w:p w:rsidR="00941E0E" w:rsidRDefault="00941E0E" w:rsidP="00941E0E">
      <w:pPr>
        <w:pStyle w:val="ListParagraph"/>
        <w:ind w:left="792"/>
      </w:pPr>
    </w:p>
    <w:p w:rsidR="002D12F0" w:rsidRDefault="002D12F0" w:rsidP="007C756C">
      <w:pPr>
        <w:pStyle w:val="ListParagraph"/>
        <w:ind w:left="792"/>
      </w:pPr>
      <w:r>
        <w:t>Once the control point is selected:</w:t>
      </w:r>
    </w:p>
    <w:p w:rsidR="00941E0E" w:rsidRDefault="00941E0E" w:rsidP="007C756C">
      <w:pPr>
        <w:pStyle w:val="ListParagraph"/>
        <w:ind w:left="792"/>
      </w:pPr>
    </w:p>
    <w:p w:rsidR="002D12F0" w:rsidRDefault="002D12F0" w:rsidP="007C756C">
      <w:pPr>
        <w:pStyle w:val="ListParagraph"/>
        <w:numPr>
          <w:ilvl w:val="1"/>
          <w:numId w:val="22"/>
        </w:numPr>
      </w:pPr>
      <w:r>
        <w:t xml:space="preserve">Alt+ left arrow= move the selected control point in </w:t>
      </w:r>
      <w:r w:rsidR="008F4CB8">
        <w:t>the negative x direction (x axis of the horizontal view)</w:t>
      </w:r>
    </w:p>
    <w:p w:rsidR="002D12F0" w:rsidRDefault="002D12F0" w:rsidP="007C756C">
      <w:pPr>
        <w:pStyle w:val="ListParagraph"/>
        <w:numPr>
          <w:ilvl w:val="1"/>
          <w:numId w:val="22"/>
        </w:numPr>
      </w:pPr>
      <w:r>
        <w:t xml:space="preserve">Alt+ right arrow= move the selected control point in </w:t>
      </w:r>
      <w:r w:rsidR="008F4CB8">
        <w:t>the positive x</w:t>
      </w:r>
      <w:r>
        <w:t xml:space="preserve"> direction</w:t>
      </w:r>
    </w:p>
    <w:p w:rsidR="002D12F0" w:rsidRDefault="002D12F0" w:rsidP="007C756C">
      <w:pPr>
        <w:pStyle w:val="ListParagraph"/>
        <w:numPr>
          <w:ilvl w:val="1"/>
          <w:numId w:val="22"/>
        </w:numPr>
      </w:pPr>
      <w:r>
        <w:t xml:space="preserve">Alt+ up arrow= move the selected control point in </w:t>
      </w:r>
      <w:r w:rsidR="008F4CB8">
        <w:t>the positive y</w:t>
      </w:r>
      <w:r>
        <w:t xml:space="preserve"> direction</w:t>
      </w:r>
      <w:r w:rsidR="008F4CB8">
        <w:t xml:space="preserve"> (y axis of the horizontal view)</w:t>
      </w:r>
    </w:p>
    <w:p w:rsidR="002D12F0" w:rsidRDefault="002D12F0" w:rsidP="007C756C">
      <w:pPr>
        <w:pStyle w:val="ListParagraph"/>
        <w:numPr>
          <w:ilvl w:val="1"/>
          <w:numId w:val="22"/>
        </w:numPr>
      </w:pPr>
      <w:r>
        <w:t xml:space="preserve">Alt+ down arrow= move the selected control point in </w:t>
      </w:r>
      <w:r w:rsidR="008F4CB8">
        <w:t>the negative y</w:t>
      </w:r>
      <w:r>
        <w:t xml:space="preserve"> direction</w:t>
      </w:r>
    </w:p>
    <w:p w:rsidR="002D12F0" w:rsidRDefault="002D12F0" w:rsidP="007C756C">
      <w:pPr>
        <w:pStyle w:val="ListParagraph"/>
        <w:numPr>
          <w:ilvl w:val="1"/>
          <w:numId w:val="22"/>
        </w:numPr>
      </w:pPr>
      <w:r>
        <w:t xml:space="preserve">Alt+ </w:t>
      </w:r>
      <w:r w:rsidR="00941E0E">
        <w:t>Page U</w:t>
      </w:r>
      <w:r w:rsidR="008A021B">
        <w:t>p</w:t>
      </w:r>
      <w:r>
        <w:t xml:space="preserve">= move the selected control point in </w:t>
      </w:r>
      <w:r w:rsidR="008F4CB8">
        <w:t>the positive z</w:t>
      </w:r>
      <w:r w:rsidR="008A021B">
        <w:t xml:space="preserve"> </w:t>
      </w:r>
      <w:r>
        <w:t>direction</w:t>
      </w:r>
      <w:r w:rsidR="008F4CB8">
        <w:t xml:space="preserve"> (y axis of the vertical view).</w:t>
      </w:r>
    </w:p>
    <w:p w:rsidR="008A021B" w:rsidRDefault="00941E0E" w:rsidP="007C756C">
      <w:pPr>
        <w:pStyle w:val="ListParagraph"/>
        <w:numPr>
          <w:ilvl w:val="1"/>
          <w:numId w:val="22"/>
        </w:numPr>
      </w:pPr>
      <w:r>
        <w:t>Alt+ Page Dow</w:t>
      </w:r>
      <w:r w:rsidR="008A021B">
        <w:t xml:space="preserve">n= move the selected control point in </w:t>
      </w:r>
      <w:r w:rsidR="008F4CB8">
        <w:t>the negative z</w:t>
      </w:r>
      <w:r w:rsidR="008A021B">
        <w:t xml:space="preserve"> direction</w:t>
      </w:r>
    </w:p>
    <w:p w:rsidR="008A021B" w:rsidRDefault="008A021B" w:rsidP="008A021B">
      <w:pPr>
        <w:pStyle w:val="ListParagraph"/>
        <w:ind w:left="360"/>
      </w:pPr>
    </w:p>
    <w:p w:rsidR="002D12F0" w:rsidRDefault="002D12F0" w:rsidP="002D12F0">
      <w:pPr>
        <w:pStyle w:val="ListParagraph"/>
        <w:ind w:left="360"/>
      </w:pPr>
    </w:p>
    <w:p w:rsidR="002D12F0" w:rsidRDefault="002D12F0" w:rsidP="002D12F0">
      <w:pPr>
        <w:pStyle w:val="ListParagraph"/>
        <w:ind w:left="360"/>
      </w:pPr>
    </w:p>
    <w:p w:rsidR="002D12F0" w:rsidRDefault="002D12F0" w:rsidP="002D12F0">
      <w:pPr>
        <w:pStyle w:val="ListParagraph"/>
        <w:ind w:left="360"/>
      </w:pPr>
    </w:p>
    <w:p w:rsidR="002D12F0" w:rsidRDefault="002D12F0" w:rsidP="00672034">
      <w:pPr>
        <w:pStyle w:val="ListParagraph"/>
        <w:ind w:left="360"/>
        <w:jc w:val="center"/>
      </w:pPr>
    </w:p>
    <w:sectPr w:rsidR="002D1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21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157D4"/>
    <w:multiLevelType w:val="hybridMultilevel"/>
    <w:tmpl w:val="73A2A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9112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B70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512908"/>
    <w:multiLevelType w:val="hybridMultilevel"/>
    <w:tmpl w:val="8C1C7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061B1E"/>
    <w:multiLevelType w:val="multilevel"/>
    <w:tmpl w:val="ED5A30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2DDA3EAB"/>
    <w:multiLevelType w:val="hybridMultilevel"/>
    <w:tmpl w:val="B4349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12C1DC4"/>
    <w:multiLevelType w:val="hybridMultilevel"/>
    <w:tmpl w:val="3A58A010"/>
    <w:lvl w:ilvl="0" w:tplc="73483324">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39339D8"/>
    <w:multiLevelType w:val="hybridMultilevel"/>
    <w:tmpl w:val="AD2CE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D95BA0"/>
    <w:multiLevelType w:val="multilevel"/>
    <w:tmpl w:val="65D4ED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A39500C"/>
    <w:multiLevelType w:val="multilevel"/>
    <w:tmpl w:val="C43A70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FF5553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4727F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6C0739E"/>
    <w:multiLevelType w:val="hybridMultilevel"/>
    <w:tmpl w:val="ADD0A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8BE56B7"/>
    <w:multiLevelType w:val="hybridMultilevel"/>
    <w:tmpl w:val="01F44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C27466"/>
    <w:multiLevelType w:val="hybridMultilevel"/>
    <w:tmpl w:val="7F02F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3D20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114AA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8C724D9"/>
    <w:multiLevelType w:val="hybridMultilevel"/>
    <w:tmpl w:val="C6BE178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5A000213"/>
    <w:multiLevelType w:val="hybridMultilevel"/>
    <w:tmpl w:val="7B26E396"/>
    <w:lvl w:ilvl="0" w:tplc="CEA08F5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D0D18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598498C"/>
    <w:multiLevelType w:val="hybridMultilevel"/>
    <w:tmpl w:val="9A1A5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384E5F"/>
    <w:multiLevelType w:val="hybridMultilevel"/>
    <w:tmpl w:val="2070C670"/>
    <w:lvl w:ilvl="0" w:tplc="58926C9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A3261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E771DA3"/>
    <w:multiLevelType w:val="hybridMultilevel"/>
    <w:tmpl w:val="3AFC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7B34E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93A75A1"/>
    <w:multiLevelType w:val="multilevel"/>
    <w:tmpl w:val="ED5A30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13"/>
  </w:num>
  <w:num w:numId="2">
    <w:abstractNumId w:val="5"/>
  </w:num>
  <w:num w:numId="3">
    <w:abstractNumId w:val="1"/>
  </w:num>
  <w:num w:numId="4">
    <w:abstractNumId w:val="15"/>
  </w:num>
  <w:num w:numId="5">
    <w:abstractNumId w:val="4"/>
  </w:num>
  <w:num w:numId="6">
    <w:abstractNumId w:val="8"/>
  </w:num>
  <w:num w:numId="7">
    <w:abstractNumId w:val="14"/>
  </w:num>
  <w:num w:numId="8">
    <w:abstractNumId w:val="6"/>
  </w:num>
  <w:num w:numId="9">
    <w:abstractNumId w:val="21"/>
  </w:num>
  <w:num w:numId="10">
    <w:abstractNumId w:val="16"/>
  </w:num>
  <w:num w:numId="11">
    <w:abstractNumId w:val="10"/>
  </w:num>
  <w:num w:numId="12">
    <w:abstractNumId w:val="19"/>
  </w:num>
  <w:num w:numId="13">
    <w:abstractNumId w:val="12"/>
  </w:num>
  <w:num w:numId="14">
    <w:abstractNumId w:val="2"/>
  </w:num>
  <w:num w:numId="15">
    <w:abstractNumId w:val="3"/>
  </w:num>
  <w:num w:numId="16">
    <w:abstractNumId w:val="20"/>
  </w:num>
  <w:num w:numId="17">
    <w:abstractNumId w:val="26"/>
  </w:num>
  <w:num w:numId="18">
    <w:abstractNumId w:val="11"/>
  </w:num>
  <w:num w:numId="19">
    <w:abstractNumId w:val="23"/>
  </w:num>
  <w:num w:numId="20">
    <w:abstractNumId w:val="9"/>
  </w:num>
  <w:num w:numId="21">
    <w:abstractNumId w:val="7"/>
  </w:num>
  <w:num w:numId="22">
    <w:abstractNumId w:val="0"/>
  </w:num>
  <w:num w:numId="23">
    <w:abstractNumId w:val="22"/>
  </w:num>
  <w:num w:numId="24">
    <w:abstractNumId w:val="18"/>
  </w:num>
  <w:num w:numId="25">
    <w:abstractNumId w:val="17"/>
  </w:num>
  <w:num w:numId="26">
    <w:abstractNumId w:val="2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0B8"/>
    <w:rsid w:val="000058E2"/>
    <w:rsid w:val="000429C5"/>
    <w:rsid w:val="00052370"/>
    <w:rsid w:val="000A099C"/>
    <w:rsid w:val="000A4EE9"/>
    <w:rsid w:val="0013097D"/>
    <w:rsid w:val="00135599"/>
    <w:rsid w:val="00147706"/>
    <w:rsid w:val="001E7245"/>
    <w:rsid w:val="00212F8E"/>
    <w:rsid w:val="002A264F"/>
    <w:rsid w:val="002D12F0"/>
    <w:rsid w:val="002D15A2"/>
    <w:rsid w:val="002F0710"/>
    <w:rsid w:val="00315316"/>
    <w:rsid w:val="0034583F"/>
    <w:rsid w:val="003B08B2"/>
    <w:rsid w:val="003C027F"/>
    <w:rsid w:val="003C29E2"/>
    <w:rsid w:val="003D3AB7"/>
    <w:rsid w:val="003D52A1"/>
    <w:rsid w:val="0040302A"/>
    <w:rsid w:val="004479BB"/>
    <w:rsid w:val="004F185D"/>
    <w:rsid w:val="005201B8"/>
    <w:rsid w:val="00523E5C"/>
    <w:rsid w:val="00533056"/>
    <w:rsid w:val="00540178"/>
    <w:rsid w:val="005628DC"/>
    <w:rsid w:val="005862B4"/>
    <w:rsid w:val="005B1E7E"/>
    <w:rsid w:val="005C1B75"/>
    <w:rsid w:val="005F7D7A"/>
    <w:rsid w:val="0060547F"/>
    <w:rsid w:val="006670CD"/>
    <w:rsid w:val="00672034"/>
    <w:rsid w:val="006734EB"/>
    <w:rsid w:val="00690243"/>
    <w:rsid w:val="00694D09"/>
    <w:rsid w:val="006E0EB3"/>
    <w:rsid w:val="006F39E3"/>
    <w:rsid w:val="006F480A"/>
    <w:rsid w:val="006F4F7F"/>
    <w:rsid w:val="00774D1B"/>
    <w:rsid w:val="00782D3D"/>
    <w:rsid w:val="007A2803"/>
    <w:rsid w:val="007A2CD2"/>
    <w:rsid w:val="007C1122"/>
    <w:rsid w:val="007C756C"/>
    <w:rsid w:val="007C7AD3"/>
    <w:rsid w:val="007F65D4"/>
    <w:rsid w:val="00880B9C"/>
    <w:rsid w:val="008A021B"/>
    <w:rsid w:val="008C15A9"/>
    <w:rsid w:val="008F0BBA"/>
    <w:rsid w:val="008F4CB8"/>
    <w:rsid w:val="00912509"/>
    <w:rsid w:val="00941E0E"/>
    <w:rsid w:val="00944610"/>
    <w:rsid w:val="009504D6"/>
    <w:rsid w:val="009849D6"/>
    <w:rsid w:val="00A06EE7"/>
    <w:rsid w:val="00A35B45"/>
    <w:rsid w:val="00A45376"/>
    <w:rsid w:val="00A779F4"/>
    <w:rsid w:val="00A77B07"/>
    <w:rsid w:val="00A8470C"/>
    <w:rsid w:val="00AA7D8A"/>
    <w:rsid w:val="00AB3DA8"/>
    <w:rsid w:val="00AC5773"/>
    <w:rsid w:val="00AF698A"/>
    <w:rsid w:val="00B33F43"/>
    <w:rsid w:val="00B64DD3"/>
    <w:rsid w:val="00B758B9"/>
    <w:rsid w:val="00B9705C"/>
    <w:rsid w:val="00BB2DB2"/>
    <w:rsid w:val="00BC10B8"/>
    <w:rsid w:val="00C00A79"/>
    <w:rsid w:val="00C20472"/>
    <w:rsid w:val="00C33B02"/>
    <w:rsid w:val="00C51789"/>
    <w:rsid w:val="00C91789"/>
    <w:rsid w:val="00CB5988"/>
    <w:rsid w:val="00CC3BAA"/>
    <w:rsid w:val="00D02A21"/>
    <w:rsid w:val="00D06DCB"/>
    <w:rsid w:val="00D105F9"/>
    <w:rsid w:val="00D26DFF"/>
    <w:rsid w:val="00DA05D3"/>
    <w:rsid w:val="00DA2CF5"/>
    <w:rsid w:val="00DD359D"/>
    <w:rsid w:val="00DD66E7"/>
    <w:rsid w:val="00DE1A93"/>
    <w:rsid w:val="00E45382"/>
    <w:rsid w:val="00E463AA"/>
    <w:rsid w:val="00E86D8B"/>
    <w:rsid w:val="00E92279"/>
    <w:rsid w:val="00E92AB3"/>
    <w:rsid w:val="00ED73C3"/>
    <w:rsid w:val="00EF7BE6"/>
    <w:rsid w:val="00F102BE"/>
    <w:rsid w:val="00F4423E"/>
    <w:rsid w:val="00F549BD"/>
    <w:rsid w:val="00F6077E"/>
    <w:rsid w:val="00F64112"/>
    <w:rsid w:val="00F93481"/>
    <w:rsid w:val="00F95A5E"/>
    <w:rsid w:val="00FA48CA"/>
    <w:rsid w:val="00FC1610"/>
    <w:rsid w:val="00FD104B"/>
    <w:rsid w:val="00FE5223"/>
    <w:rsid w:val="00FF0A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0B8"/>
    <w:pPr>
      <w:ind w:left="720"/>
      <w:contextualSpacing/>
    </w:pPr>
  </w:style>
  <w:style w:type="paragraph" w:styleId="BalloonText">
    <w:name w:val="Balloon Text"/>
    <w:basedOn w:val="Normal"/>
    <w:link w:val="BalloonTextChar"/>
    <w:uiPriority w:val="99"/>
    <w:semiHidden/>
    <w:unhideWhenUsed/>
    <w:rsid w:val="00672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034"/>
    <w:rPr>
      <w:rFonts w:ascii="Tahoma" w:hAnsi="Tahoma" w:cs="Tahoma"/>
      <w:sz w:val="16"/>
      <w:szCs w:val="16"/>
    </w:rPr>
  </w:style>
  <w:style w:type="character" w:styleId="CommentReference">
    <w:name w:val="annotation reference"/>
    <w:basedOn w:val="DefaultParagraphFont"/>
    <w:uiPriority w:val="99"/>
    <w:semiHidden/>
    <w:unhideWhenUsed/>
    <w:rsid w:val="003C29E2"/>
    <w:rPr>
      <w:sz w:val="16"/>
      <w:szCs w:val="16"/>
    </w:rPr>
  </w:style>
  <w:style w:type="paragraph" w:styleId="CommentText">
    <w:name w:val="annotation text"/>
    <w:basedOn w:val="Normal"/>
    <w:link w:val="CommentTextChar"/>
    <w:uiPriority w:val="99"/>
    <w:semiHidden/>
    <w:unhideWhenUsed/>
    <w:rsid w:val="003C29E2"/>
    <w:pPr>
      <w:spacing w:line="240" w:lineRule="auto"/>
    </w:pPr>
    <w:rPr>
      <w:sz w:val="20"/>
      <w:szCs w:val="20"/>
    </w:rPr>
  </w:style>
  <w:style w:type="character" w:customStyle="1" w:styleId="CommentTextChar">
    <w:name w:val="Comment Text Char"/>
    <w:basedOn w:val="DefaultParagraphFont"/>
    <w:link w:val="CommentText"/>
    <w:uiPriority w:val="99"/>
    <w:semiHidden/>
    <w:rsid w:val="003C29E2"/>
    <w:rPr>
      <w:sz w:val="20"/>
      <w:szCs w:val="20"/>
    </w:rPr>
  </w:style>
  <w:style w:type="paragraph" w:styleId="CommentSubject">
    <w:name w:val="annotation subject"/>
    <w:basedOn w:val="CommentText"/>
    <w:next w:val="CommentText"/>
    <w:link w:val="CommentSubjectChar"/>
    <w:uiPriority w:val="99"/>
    <w:semiHidden/>
    <w:unhideWhenUsed/>
    <w:rsid w:val="003C29E2"/>
    <w:rPr>
      <w:b/>
      <w:bCs/>
    </w:rPr>
  </w:style>
  <w:style w:type="character" w:customStyle="1" w:styleId="CommentSubjectChar">
    <w:name w:val="Comment Subject Char"/>
    <w:basedOn w:val="CommentTextChar"/>
    <w:link w:val="CommentSubject"/>
    <w:uiPriority w:val="99"/>
    <w:semiHidden/>
    <w:rsid w:val="003C29E2"/>
    <w:rPr>
      <w:b/>
      <w:bCs/>
      <w:sz w:val="20"/>
      <w:szCs w:val="20"/>
    </w:rPr>
  </w:style>
  <w:style w:type="paragraph" w:customStyle="1" w:styleId="Default">
    <w:name w:val="Default"/>
    <w:rsid w:val="003B08B2"/>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0B8"/>
    <w:pPr>
      <w:ind w:left="720"/>
      <w:contextualSpacing/>
    </w:pPr>
  </w:style>
  <w:style w:type="paragraph" w:styleId="BalloonText">
    <w:name w:val="Balloon Text"/>
    <w:basedOn w:val="Normal"/>
    <w:link w:val="BalloonTextChar"/>
    <w:uiPriority w:val="99"/>
    <w:semiHidden/>
    <w:unhideWhenUsed/>
    <w:rsid w:val="00672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034"/>
    <w:rPr>
      <w:rFonts w:ascii="Tahoma" w:hAnsi="Tahoma" w:cs="Tahoma"/>
      <w:sz w:val="16"/>
      <w:szCs w:val="16"/>
    </w:rPr>
  </w:style>
  <w:style w:type="character" w:styleId="CommentReference">
    <w:name w:val="annotation reference"/>
    <w:basedOn w:val="DefaultParagraphFont"/>
    <w:uiPriority w:val="99"/>
    <w:semiHidden/>
    <w:unhideWhenUsed/>
    <w:rsid w:val="003C29E2"/>
    <w:rPr>
      <w:sz w:val="16"/>
      <w:szCs w:val="16"/>
    </w:rPr>
  </w:style>
  <w:style w:type="paragraph" w:styleId="CommentText">
    <w:name w:val="annotation text"/>
    <w:basedOn w:val="Normal"/>
    <w:link w:val="CommentTextChar"/>
    <w:uiPriority w:val="99"/>
    <w:semiHidden/>
    <w:unhideWhenUsed/>
    <w:rsid w:val="003C29E2"/>
    <w:pPr>
      <w:spacing w:line="240" w:lineRule="auto"/>
    </w:pPr>
    <w:rPr>
      <w:sz w:val="20"/>
      <w:szCs w:val="20"/>
    </w:rPr>
  </w:style>
  <w:style w:type="character" w:customStyle="1" w:styleId="CommentTextChar">
    <w:name w:val="Comment Text Char"/>
    <w:basedOn w:val="DefaultParagraphFont"/>
    <w:link w:val="CommentText"/>
    <w:uiPriority w:val="99"/>
    <w:semiHidden/>
    <w:rsid w:val="003C29E2"/>
    <w:rPr>
      <w:sz w:val="20"/>
      <w:szCs w:val="20"/>
    </w:rPr>
  </w:style>
  <w:style w:type="paragraph" w:styleId="CommentSubject">
    <w:name w:val="annotation subject"/>
    <w:basedOn w:val="CommentText"/>
    <w:next w:val="CommentText"/>
    <w:link w:val="CommentSubjectChar"/>
    <w:uiPriority w:val="99"/>
    <w:semiHidden/>
    <w:unhideWhenUsed/>
    <w:rsid w:val="003C29E2"/>
    <w:rPr>
      <w:b/>
      <w:bCs/>
    </w:rPr>
  </w:style>
  <w:style w:type="character" w:customStyle="1" w:styleId="CommentSubjectChar">
    <w:name w:val="Comment Subject Char"/>
    <w:basedOn w:val="CommentTextChar"/>
    <w:link w:val="CommentSubject"/>
    <w:uiPriority w:val="99"/>
    <w:semiHidden/>
    <w:rsid w:val="003C29E2"/>
    <w:rPr>
      <w:b/>
      <w:bCs/>
      <w:sz w:val="20"/>
      <w:szCs w:val="20"/>
    </w:rPr>
  </w:style>
  <w:style w:type="paragraph" w:customStyle="1" w:styleId="Default">
    <w:name w:val="Default"/>
    <w:rsid w:val="003B08B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77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AB41-8712-4319-8052-38F28D6F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16298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Colins Rodriguez</dc:creator>
  <cp:lastModifiedBy>Andrea Colins Rodriguez</cp:lastModifiedBy>
  <cp:revision>4</cp:revision>
  <dcterms:created xsi:type="dcterms:W3CDTF">2018-05-23T09:59:00Z</dcterms:created>
  <dcterms:modified xsi:type="dcterms:W3CDTF">2018-11-08T11:28:00Z</dcterms:modified>
</cp:coreProperties>
</file>